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0EB08" w14:textId="1EC4DC1C" w:rsidR="004E7ED7" w:rsidRPr="00480D01" w:rsidRDefault="00CD78DD">
      <w:pPr>
        <w:jc w:val="center"/>
        <w:rPr>
          <w:rFonts w:cs="Times New Roman"/>
        </w:rPr>
      </w:pPr>
      <w:r w:rsidRPr="00480D01">
        <w:rPr>
          <w:rFonts w:cs="Times New Roman"/>
          <w:b/>
          <w:sz w:val="36"/>
        </w:rPr>
        <w:t>Factorial assessment of composition estimation strategies:</w:t>
      </w:r>
    </w:p>
    <w:p w14:paraId="02F14DFE" w14:textId="47EE2F85" w:rsidR="004E7ED7" w:rsidRPr="00480D01" w:rsidRDefault="00AF7F93" w:rsidP="00C930D7">
      <w:pPr>
        <w:jc w:val="center"/>
        <w:rPr>
          <w:rFonts w:cs="Times New Roman"/>
          <w:b/>
          <w:bCs/>
          <w:iCs/>
          <w:sz w:val="36"/>
          <w:szCs w:val="36"/>
        </w:rPr>
      </w:pPr>
      <w:r w:rsidRPr="00480D01">
        <w:rPr>
          <w:rFonts w:cs="Times New Roman"/>
          <w:b/>
          <w:bCs/>
          <w:iCs/>
          <w:sz w:val="36"/>
          <w:szCs w:val="36"/>
        </w:rPr>
        <w:t xml:space="preserve">Simulation evidence for linear Dirichlet-multinomial estimators </w:t>
      </w:r>
    </w:p>
    <w:p w14:paraId="17A1E93F" w14:textId="77777777" w:rsidR="00C930D7" w:rsidRPr="00480D01" w:rsidRDefault="00C930D7" w:rsidP="00C930D7">
      <w:pPr>
        <w:jc w:val="center"/>
        <w:rPr>
          <w:rFonts w:cs="Times New Roman"/>
          <w:iCs/>
          <w:sz w:val="26"/>
        </w:rPr>
      </w:pPr>
    </w:p>
    <w:p w14:paraId="7E49C73C" w14:textId="77777777" w:rsidR="004E7ED7" w:rsidRPr="00480D01" w:rsidRDefault="00AF7F93">
      <w:pPr>
        <w:jc w:val="center"/>
        <w:rPr>
          <w:rFonts w:cs="Times New Roman"/>
          <w:sz w:val="24"/>
          <w:szCs w:val="24"/>
        </w:rPr>
      </w:pPr>
      <w:r w:rsidRPr="00480D01">
        <w:rPr>
          <w:rFonts w:cs="Times New Roman"/>
          <w:b/>
          <w:sz w:val="24"/>
          <w:szCs w:val="24"/>
        </w:rPr>
        <w:t>Jon K. T. Brodziak</w:t>
      </w:r>
      <w:r w:rsidRPr="00480D01">
        <w:rPr>
          <w:rFonts w:cs="Times New Roman"/>
          <w:b/>
          <w:sz w:val="24"/>
          <w:szCs w:val="24"/>
          <w:vertAlign w:val="superscript"/>
        </w:rPr>
        <w:t>1</w:t>
      </w:r>
      <w:r w:rsidRPr="00480D01">
        <w:rPr>
          <w:rFonts w:cs="Times New Roman"/>
          <w:b/>
          <w:sz w:val="24"/>
          <w:szCs w:val="24"/>
        </w:rPr>
        <w:t>, Matthew Supernaw</w:t>
      </w:r>
      <w:r w:rsidRPr="00480D01">
        <w:rPr>
          <w:rFonts w:cs="Times New Roman"/>
          <w:b/>
          <w:sz w:val="24"/>
          <w:szCs w:val="24"/>
          <w:vertAlign w:val="superscript"/>
        </w:rPr>
        <w:t>2</w:t>
      </w:r>
      <w:r w:rsidRPr="00480D01">
        <w:rPr>
          <w:rFonts w:cs="Times New Roman"/>
          <w:b/>
          <w:sz w:val="24"/>
          <w:szCs w:val="24"/>
        </w:rPr>
        <w:t>, Kelli F. Johnson</w:t>
      </w:r>
      <w:r w:rsidRPr="00480D01">
        <w:rPr>
          <w:rFonts w:cs="Times New Roman"/>
          <w:b/>
          <w:sz w:val="24"/>
          <w:szCs w:val="24"/>
          <w:vertAlign w:val="superscript"/>
        </w:rPr>
        <w:t>3</w:t>
      </w:r>
    </w:p>
    <w:p w14:paraId="6F6D5151" w14:textId="5BBAA88F" w:rsidR="004E7ED7" w:rsidRPr="00480D01" w:rsidRDefault="00AF7F93">
      <w:pPr>
        <w:jc w:val="center"/>
        <w:rPr>
          <w:rFonts w:cs="Times New Roman"/>
          <w:sz w:val="24"/>
          <w:szCs w:val="24"/>
        </w:rPr>
      </w:pPr>
      <w:r w:rsidRPr="00480D01">
        <w:rPr>
          <w:rFonts w:cs="Times New Roman"/>
          <w:sz w:val="24"/>
          <w:szCs w:val="24"/>
          <w:vertAlign w:val="superscript"/>
        </w:rPr>
        <w:t xml:space="preserve">1 </w:t>
      </w:r>
      <w:r w:rsidRPr="00480D01">
        <w:rPr>
          <w:rFonts w:cs="Times New Roman"/>
          <w:sz w:val="24"/>
          <w:szCs w:val="24"/>
        </w:rPr>
        <w:t>Pacific Islands Fisheries Science Center, NOAA</w:t>
      </w:r>
      <w:r w:rsidR="00C930D7" w:rsidRPr="00480D01">
        <w:rPr>
          <w:rFonts w:cs="Times New Roman"/>
          <w:sz w:val="24"/>
          <w:szCs w:val="24"/>
        </w:rPr>
        <w:t xml:space="preserve"> Fisheries</w:t>
      </w:r>
      <w:r w:rsidRPr="00480D01">
        <w:rPr>
          <w:rFonts w:cs="Times New Roman"/>
          <w:sz w:val="24"/>
          <w:szCs w:val="24"/>
        </w:rPr>
        <w:t>, Honolulu, HI, USA</w:t>
      </w:r>
      <w:r w:rsidRPr="00480D01">
        <w:rPr>
          <w:rFonts w:cs="Times New Roman"/>
          <w:sz w:val="24"/>
          <w:szCs w:val="24"/>
        </w:rPr>
        <w:br/>
      </w:r>
      <w:r w:rsidRPr="00480D01">
        <w:rPr>
          <w:rFonts w:cs="Times New Roman"/>
          <w:sz w:val="24"/>
          <w:szCs w:val="24"/>
          <w:vertAlign w:val="superscript"/>
        </w:rPr>
        <w:t xml:space="preserve">2 </w:t>
      </w:r>
      <w:r w:rsidRPr="00480D01">
        <w:rPr>
          <w:rFonts w:cs="Times New Roman"/>
          <w:sz w:val="24"/>
          <w:szCs w:val="24"/>
        </w:rPr>
        <w:t xml:space="preserve">Office of Science and Technology, </w:t>
      </w:r>
      <w:r w:rsidR="00C930D7" w:rsidRPr="00480D01">
        <w:rPr>
          <w:rFonts w:cs="Times New Roman"/>
          <w:sz w:val="24"/>
          <w:szCs w:val="24"/>
        </w:rPr>
        <w:t xml:space="preserve">NOAA Fisheries, </w:t>
      </w:r>
      <w:r w:rsidRPr="00480D01">
        <w:rPr>
          <w:rFonts w:cs="Times New Roman"/>
          <w:sz w:val="24"/>
          <w:szCs w:val="24"/>
        </w:rPr>
        <w:t>St. Petersburg, FL, USA</w:t>
      </w:r>
      <w:r w:rsidRPr="00480D01">
        <w:rPr>
          <w:rFonts w:cs="Times New Roman"/>
          <w:sz w:val="24"/>
          <w:szCs w:val="24"/>
        </w:rPr>
        <w:br/>
      </w:r>
      <w:r w:rsidRPr="00480D01">
        <w:rPr>
          <w:rFonts w:cs="Times New Roman"/>
          <w:sz w:val="24"/>
          <w:szCs w:val="24"/>
          <w:vertAlign w:val="superscript"/>
        </w:rPr>
        <w:t xml:space="preserve">3 </w:t>
      </w:r>
      <w:r w:rsidRPr="00480D01">
        <w:rPr>
          <w:rFonts w:cs="Times New Roman"/>
          <w:sz w:val="24"/>
          <w:szCs w:val="24"/>
        </w:rPr>
        <w:t xml:space="preserve">Office of Science and Technology, </w:t>
      </w:r>
      <w:r w:rsidR="00C930D7" w:rsidRPr="00480D01">
        <w:rPr>
          <w:rFonts w:cs="Times New Roman"/>
          <w:sz w:val="24"/>
          <w:szCs w:val="24"/>
        </w:rPr>
        <w:t xml:space="preserve">NOAA Fisheries, </w:t>
      </w:r>
      <w:r w:rsidRPr="00480D01">
        <w:rPr>
          <w:rFonts w:cs="Times New Roman"/>
          <w:sz w:val="24"/>
          <w:szCs w:val="24"/>
        </w:rPr>
        <w:t>Seattle, WA, USA</w:t>
      </w:r>
    </w:p>
    <w:p w14:paraId="4FD57F65" w14:textId="77777777" w:rsidR="004E7ED7" w:rsidRPr="00480D01" w:rsidRDefault="00AF7F93">
      <w:pPr>
        <w:pStyle w:val="Heading1"/>
        <w:rPr>
          <w:rFonts w:ascii="Times New Roman" w:hAnsi="Times New Roman" w:cs="Times New Roman"/>
          <w:color w:val="auto"/>
        </w:rPr>
      </w:pPr>
      <w:r w:rsidRPr="00480D01">
        <w:rPr>
          <w:rFonts w:ascii="Times New Roman" w:hAnsi="Times New Roman" w:cs="Times New Roman"/>
          <w:color w:val="auto"/>
        </w:rPr>
        <w:t>Abstract</w:t>
      </w:r>
    </w:p>
    <w:p w14:paraId="4C851FFB" w14:textId="21EC1208" w:rsidR="004E7ED7" w:rsidRPr="00480D01" w:rsidRDefault="00AF7F93">
      <w:pPr>
        <w:rPr>
          <w:rFonts w:cs="Times New Roman"/>
        </w:rPr>
      </w:pPr>
      <w:r w:rsidRPr="00480D01">
        <w:rPr>
          <w:rFonts w:cs="Times New Roman"/>
        </w:rPr>
        <w:t>Compositional data describing the age or size structure of fish populations are central inputs to integrated stock assessment models</w:t>
      </w:r>
      <w:r w:rsidR="00606086" w:rsidRPr="00480D01">
        <w:rPr>
          <w:rFonts w:cs="Times New Roman"/>
        </w:rPr>
        <w:t>.</w:t>
      </w:r>
      <w:r w:rsidRPr="00480D01">
        <w:rPr>
          <w:rFonts w:cs="Times New Roman"/>
        </w:rPr>
        <w:t xml:space="preserve"> </w:t>
      </w:r>
      <w:r w:rsidR="00606086" w:rsidRPr="00480D01">
        <w:rPr>
          <w:rFonts w:cs="Times New Roman"/>
        </w:rPr>
        <w:t xml:space="preserve">However, </w:t>
      </w:r>
      <w:r w:rsidRPr="00480D01">
        <w:rPr>
          <w:rFonts w:cs="Times New Roman"/>
        </w:rPr>
        <w:t xml:space="preserve">these data are often overdispersed and correlated relative to multinomial </w:t>
      </w:r>
      <w:r w:rsidR="00606086" w:rsidRPr="00480D01">
        <w:rPr>
          <w:rFonts w:cs="Times New Roman"/>
        </w:rPr>
        <w:t xml:space="preserve">sampling </w:t>
      </w:r>
      <w:r w:rsidRPr="00480D01">
        <w:rPr>
          <w:rFonts w:cs="Times New Roman"/>
        </w:rPr>
        <w:t xml:space="preserve">assumptions. We compare </w:t>
      </w:r>
      <w:r w:rsidR="003C41AE" w:rsidRPr="00480D01">
        <w:rPr>
          <w:rFonts w:cs="Times New Roman"/>
        </w:rPr>
        <w:t xml:space="preserve">the following </w:t>
      </w:r>
      <w:r w:rsidRPr="00480D01">
        <w:rPr>
          <w:rFonts w:cs="Times New Roman"/>
        </w:rPr>
        <w:t xml:space="preserve">five estimators for </w:t>
      </w:r>
      <w:r w:rsidR="00606086" w:rsidRPr="00480D01">
        <w:rPr>
          <w:rFonts w:cs="Times New Roman"/>
        </w:rPr>
        <w:t>estimating proportions at age or size</w:t>
      </w:r>
      <w:r w:rsidR="00CD697D" w:rsidRPr="00480D01">
        <w:rPr>
          <w:rFonts w:cs="Times New Roman"/>
        </w:rPr>
        <w:t xml:space="preserve"> </w:t>
      </w:r>
      <w:r w:rsidR="00C930D7" w:rsidRPr="00480D01">
        <w:rPr>
          <w:rFonts w:cs="Times New Roman"/>
        </w:rPr>
        <w:t xml:space="preserve">from </w:t>
      </w:r>
      <w:r w:rsidRPr="00480D01">
        <w:rPr>
          <w:rFonts w:cs="Times New Roman"/>
        </w:rPr>
        <w:t xml:space="preserve">composition data: (i) an unconstrained Dirichlet-multinomial concentration-vector estimator, (ii) a saturated Dirichlet-multinomial estimator with </w:t>
      </w:r>
      <w:r w:rsidR="00606086" w:rsidRPr="00480D01">
        <w:rPr>
          <w:rFonts w:cs="Times New Roman"/>
        </w:rPr>
        <w:t>an estimated</w:t>
      </w:r>
      <w:r w:rsidRPr="00480D01">
        <w:rPr>
          <w:rFonts w:cs="Times New Roman"/>
        </w:rPr>
        <w:t xml:space="preserve"> total concentration, (iii) a linear Dirichlet-multinomial estimator with fixed </w:t>
      </w:r>
      <w:r w:rsidR="00606086" w:rsidRPr="00480D01">
        <w:rPr>
          <w:rFonts w:cs="Times New Roman"/>
        </w:rPr>
        <w:t>scaling parameter</w:t>
      </w:r>
      <w:r w:rsidRPr="00480D01">
        <w:rPr>
          <w:rFonts w:cs="Times New Roman"/>
        </w:rPr>
        <w:t xml:space="preserve">, (iv) a multinomial estimator, and (v) a linear Dirichlet-multinomial estimator with </w:t>
      </w:r>
      <w:r w:rsidR="00606086" w:rsidRPr="00480D01">
        <w:rPr>
          <w:rFonts w:cs="Times New Roman"/>
        </w:rPr>
        <w:t xml:space="preserve">an </w:t>
      </w:r>
      <w:r w:rsidRPr="00480D01">
        <w:rPr>
          <w:rFonts w:cs="Times New Roman"/>
        </w:rPr>
        <w:t>estimated</w:t>
      </w:r>
      <w:r w:rsidR="00606086" w:rsidRPr="00480D01">
        <w:rPr>
          <w:rFonts w:cs="Times New Roman"/>
        </w:rPr>
        <w:t xml:space="preserve"> scaling parameter</w:t>
      </w:r>
      <w:r w:rsidRPr="00480D01">
        <w:rPr>
          <w:rFonts w:cs="Times New Roman"/>
        </w:rPr>
        <w:t xml:space="preserve">. </w:t>
      </w:r>
      <w:r w:rsidR="00606086" w:rsidRPr="00480D01">
        <w:rPr>
          <w:rFonts w:cs="Times New Roman"/>
        </w:rPr>
        <w:t>We apply a</w:t>
      </w:r>
      <w:r w:rsidRPr="00480D01">
        <w:rPr>
          <w:rFonts w:cs="Times New Roman"/>
        </w:rPr>
        <w:t xml:space="preserve"> mesh-based simulation design over the simplex </w:t>
      </w:r>
      <w:r w:rsidR="00606086" w:rsidRPr="00480D01">
        <w:rPr>
          <w:rFonts w:cs="Times New Roman"/>
        </w:rPr>
        <w:t>of feasible proportion</w:t>
      </w:r>
      <w:r w:rsidR="00B0144C" w:rsidRPr="00480D01">
        <w:rPr>
          <w:rFonts w:cs="Times New Roman"/>
        </w:rPr>
        <w:t>s</w:t>
      </w:r>
      <w:r w:rsidR="00606086" w:rsidRPr="00480D01">
        <w:rPr>
          <w:rFonts w:cs="Times New Roman"/>
        </w:rPr>
        <w:t xml:space="preserve"> </w:t>
      </w:r>
      <w:r w:rsidRPr="00480D01">
        <w:rPr>
          <w:rFonts w:cs="Times New Roman"/>
        </w:rPr>
        <w:t xml:space="preserve">to evaluate relative </w:t>
      </w:r>
      <w:r w:rsidR="00606086" w:rsidRPr="00480D01">
        <w:rPr>
          <w:rFonts w:cs="Times New Roman"/>
        </w:rPr>
        <w:t xml:space="preserve">estimator </w:t>
      </w:r>
      <w:r w:rsidRPr="00480D01">
        <w:rPr>
          <w:rFonts w:cs="Times New Roman"/>
        </w:rPr>
        <w:t>accuracy under a factorial experiment</w:t>
      </w:r>
      <w:r w:rsidR="00606086" w:rsidRPr="00480D01">
        <w:rPr>
          <w:rFonts w:cs="Times New Roman"/>
        </w:rPr>
        <w:t xml:space="preserve"> with 5 factors. The simulated composition data w</w:t>
      </w:r>
      <w:r w:rsidR="007B7346" w:rsidRPr="00480D01">
        <w:rPr>
          <w:rFonts w:cs="Times New Roman"/>
        </w:rPr>
        <w:t>ere</w:t>
      </w:r>
      <w:r w:rsidR="00606086" w:rsidRPr="00480D01">
        <w:rPr>
          <w:rFonts w:cs="Times New Roman"/>
        </w:rPr>
        <w:t xml:space="preserve"> generated from a Dirichlet-multinomial operating model. The experiment</w:t>
      </w:r>
      <w:r w:rsidRPr="00480D01">
        <w:rPr>
          <w:rFonts w:cs="Times New Roman"/>
        </w:rPr>
        <w:t xml:space="preserve"> varied </w:t>
      </w:r>
      <w:r w:rsidR="00606086" w:rsidRPr="00480D01">
        <w:rPr>
          <w:rFonts w:cs="Times New Roman"/>
        </w:rPr>
        <w:t xml:space="preserve">the number of sampled groups, the </w:t>
      </w:r>
      <w:r w:rsidRPr="00480D01">
        <w:rPr>
          <w:rFonts w:cs="Times New Roman"/>
        </w:rPr>
        <w:t>mean sample size</w:t>
      </w:r>
      <w:r w:rsidR="00606086" w:rsidRPr="00480D01">
        <w:rPr>
          <w:rFonts w:cs="Times New Roman"/>
        </w:rPr>
        <w:t xml:space="preserve"> by group</w:t>
      </w:r>
      <w:r w:rsidRPr="00480D01">
        <w:rPr>
          <w:rFonts w:cs="Times New Roman"/>
        </w:rPr>
        <w:t xml:space="preserve">, </w:t>
      </w:r>
      <w:r w:rsidR="00606086" w:rsidRPr="00480D01">
        <w:rPr>
          <w:rFonts w:cs="Times New Roman"/>
        </w:rPr>
        <w:t xml:space="preserve">the </w:t>
      </w:r>
      <w:r w:rsidRPr="00480D01">
        <w:rPr>
          <w:rFonts w:cs="Times New Roman"/>
        </w:rPr>
        <w:t xml:space="preserve">between-group composition variability, </w:t>
      </w:r>
      <w:r w:rsidR="00606086" w:rsidRPr="00480D01">
        <w:rPr>
          <w:rFonts w:cs="Times New Roman"/>
        </w:rPr>
        <w:t xml:space="preserve">the </w:t>
      </w:r>
      <w:r w:rsidRPr="00480D01">
        <w:rPr>
          <w:rFonts w:cs="Times New Roman"/>
        </w:rPr>
        <w:t xml:space="preserve">true concentration, </w:t>
      </w:r>
      <w:r w:rsidR="00606086" w:rsidRPr="00480D01">
        <w:rPr>
          <w:rFonts w:cs="Times New Roman"/>
        </w:rPr>
        <w:t xml:space="preserve">and the </w:t>
      </w:r>
      <w:r w:rsidRPr="00480D01">
        <w:rPr>
          <w:rFonts w:cs="Times New Roman"/>
        </w:rPr>
        <w:t xml:space="preserve">concentration heterogeneity. </w:t>
      </w:r>
      <w:r w:rsidR="00D66460" w:rsidRPr="00480D01">
        <w:rPr>
          <w:rFonts w:cs="Times New Roman"/>
        </w:rPr>
        <w:t>Estimation a</w:t>
      </w:r>
      <w:r w:rsidRPr="00480D01">
        <w:rPr>
          <w:rFonts w:cs="Times New Roman"/>
        </w:rPr>
        <w:t>ccuracy</w:t>
      </w:r>
      <w:r w:rsidR="00A3028C" w:rsidRPr="00480D01">
        <w:rPr>
          <w:rFonts w:cs="Times New Roman"/>
        </w:rPr>
        <w:t xml:space="preserve"> </w:t>
      </w:r>
      <w:r w:rsidRPr="00480D01">
        <w:rPr>
          <w:rFonts w:cs="Times New Roman"/>
        </w:rPr>
        <w:t xml:space="preserve">was measured by </w:t>
      </w:r>
      <w:r w:rsidR="003E153F" w:rsidRPr="00480D01">
        <w:rPr>
          <w:rFonts w:cs="Times New Roman"/>
        </w:rPr>
        <w:t>root mean square error</w:t>
      </w:r>
      <w:r w:rsidRPr="00480D01">
        <w:rPr>
          <w:rFonts w:cs="Times New Roman"/>
        </w:rPr>
        <w:t>,</w:t>
      </w:r>
      <w:r w:rsidR="00BB7A17" w:rsidRPr="00480D01">
        <w:rPr>
          <w:rFonts w:cs="Times New Roman"/>
        </w:rPr>
        <w:t xml:space="preserve"> total absolute error</w:t>
      </w:r>
      <w:r w:rsidRPr="00480D01">
        <w:rPr>
          <w:rFonts w:cs="Times New Roman"/>
        </w:rPr>
        <w:t xml:space="preserve">, and </w:t>
      </w:r>
      <w:r w:rsidR="00125109" w:rsidRPr="00480D01">
        <w:rPr>
          <w:rFonts w:cs="Times New Roman"/>
        </w:rPr>
        <w:t>maximum error.</w:t>
      </w:r>
      <w:r w:rsidRPr="00480D01">
        <w:rPr>
          <w:rFonts w:cs="Times New Roman"/>
        </w:rPr>
        <w:t xml:space="preserve"> </w:t>
      </w:r>
      <w:r w:rsidR="00125109" w:rsidRPr="00480D01">
        <w:rPr>
          <w:rFonts w:cs="Times New Roman"/>
        </w:rPr>
        <w:t>These accuracy performance measures were</w:t>
      </w:r>
      <w:r w:rsidRPr="00480D01">
        <w:rPr>
          <w:rFonts w:cs="Times New Roman"/>
        </w:rPr>
        <w:t xml:space="preserve"> analyzed on log-transformed error scales using factorial MANOVA/ANOVA, mixed-effects models, pairwise Hotelling contrasts, generalized additive models over the simplex, and rank-based summaries. </w:t>
      </w:r>
      <w:r w:rsidR="007B7346" w:rsidRPr="00480D01">
        <w:rPr>
          <w:rFonts w:cs="Times New Roman"/>
        </w:rPr>
        <w:t xml:space="preserve">We repeated the experiment using simulated composition data constrained to </w:t>
      </w:r>
      <w:r w:rsidR="00D51081" w:rsidRPr="00480D01">
        <w:rPr>
          <w:rFonts w:cs="Times New Roman"/>
        </w:rPr>
        <w:t>fall within</w:t>
      </w:r>
      <w:r w:rsidR="007B7346" w:rsidRPr="00480D01">
        <w:rPr>
          <w:rFonts w:cs="Times New Roman"/>
        </w:rPr>
        <w:t xml:space="preserve"> </w:t>
      </w:r>
      <w:r w:rsidR="00D51081" w:rsidRPr="00480D01">
        <w:rPr>
          <w:rFonts w:cs="Times New Roman"/>
        </w:rPr>
        <w:t xml:space="preserve">the </w:t>
      </w:r>
      <w:r w:rsidR="007B7346" w:rsidRPr="00480D01">
        <w:rPr>
          <w:rFonts w:cs="Times New Roman"/>
        </w:rPr>
        <w:t xml:space="preserve">observed </w:t>
      </w:r>
      <w:r w:rsidR="00D51081" w:rsidRPr="00480D01">
        <w:rPr>
          <w:rFonts w:cs="Times New Roman"/>
        </w:rPr>
        <w:t xml:space="preserve">survey </w:t>
      </w:r>
      <w:r w:rsidR="007B7346" w:rsidRPr="00480D01">
        <w:rPr>
          <w:rFonts w:cs="Times New Roman"/>
        </w:rPr>
        <w:t xml:space="preserve">data from the 2026 Pacific hake stock assessment. </w:t>
      </w:r>
      <w:r w:rsidR="00606086" w:rsidRPr="00480D01">
        <w:rPr>
          <w:rFonts w:cs="Times New Roman"/>
        </w:rPr>
        <w:t>In addition, we conducted a sensitivity analys</w:t>
      </w:r>
      <w:r w:rsidR="007B7346" w:rsidRPr="00480D01">
        <w:rPr>
          <w:rFonts w:cs="Times New Roman"/>
        </w:rPr>
        <w:t>is</w:t>
      </w:r>
      <w:r w:rsidR="00606086" w:rsidRPr="00480D01">
        <w:rPr>
          <w:rFonts w:cs="Times New Roman"/>
        </w:rPr>
        <w:t xml:space="preserve"> </w:t>
      </w:r>
      <w:r w:rsidR="00C42D15" w:rsidRPr="00480D01">
        <w:rPr>
          <w:rFonts w:cs="Times New Roman"/>
        </w:rPr>
        <w:t>experiment with</w:t>
      </w:r>
      <w:r w:rsidR="00606086" w:rsidRPr="00480D01">
        <w:rPr>
          <w:rFonts w:cs="Times New Roman"/>
        </w:rPr>
        <w:t xml:space="preserve"> a multinomial operating model </w:t>
      </w:r>
      <w:r w:rsidR="00C42D15" w:rsidRPr="00480D01">
        <w:rPr>
          <w:rFonts w:cs="Times New Roman"/>
        </w:rPr>
        <w:t>and</w:t>
      </w:r>
      <w:r w:rsidR="00606086" w:rsidRPr="00480D01">
        <w:rPr>
          <w:rFonts w:cs="Times New Roman"/>
        </w:rPr>
        <w:t xml:space="preserve"> </w:t>
      </w:r>
      <w:r w:rsidR="007B7346" w:rsidRPr="00480D01">
        <w:rPr>
          <w:rFonts w:cs="Times New Roman"/>
        </w:rPr>
        <w:t xml:space="preserve">a reduced factorial design. </w:t>
      </w:r>
      <w:r w:rsidRPr="00480D01">
        <w:rPr>
          <w:rFonts w:cs="Times New Roman"/>
        </w:rPr>
        <w:t xml:space="preserve">The </w:t>
      </w:r>
      <w:r w:rsidR="003C41AE" w:rsidRPr="00480D01">
        <w:rPr>
          <w:rFonts w:cs="Times New Roman"/>
        </w:rPr>
        <w:t>results</w:t>
      </w:r>
      <w:r w:rsidRPr="00480D01">
        <w:rPr>
          <w:rFonts w:cs="Times New Roman"/>
        </w:rPr>
        <w:t xml:space="preserve"> </w:t>
      </w:r>
      <w:r w:rsidR="00D51081" w:rsidRPr="00480D01">
        <w:rPr>
          <w:rFonts w:cs="Times New Roman"/>
        </w:rPr>
        <w:t xml:space="preserve">were </w:t>
      </w:r>
      <w:r w:rsidRPr="00480D01">
        <w:rPr>
          <w:rFonts w:cs="Times New Roman"/>
        </w:rPr>
        <w:t>indicate</w:t>
      </w:r>
      <w:r w:rsidR="00D51081" w:rsidRPr="00480D01">
        <w:rPr>
          <w:rFonts w:cs="Times New Roman"/>
        </w:rPr>
        <w:t>d</w:t>
      </w:r>
      <w:r w:rsidRPr="00480D01">
        <w:rPr>
          <w:rFonts w:cs="Times New Roman"/>
        </w:rPr>
        <w:t xml:space="preserve"> that methods </w:t>
      </w:r>
      <w:r w:rsidR="003C41AE" w:rsidRPr="00480D01">
        <w:rPr>
          <w:rFonts w:cs="Times New Roman"/>
        </w:rPr>
        <w:t>(</w:t>
      </w:r>
      <w:r w:rsidRPr="00480D01">
        <w:rPr>
          <w:rFonts w:cs="Times New Roman"/>
        </w:rPr>
        <w:t>v</w:t>
      </w:r>
      <w:r w:rsidR="003C41AE" w:rsidRPr="00480D01">
        <w:rPr>
          <w:rFonts w:cs="Times New Roman"/>
        </w:rPr>
        <w:t>)</w:t>
      </w:r>
      <w:r w:rsidRPr="00480D01">
        <w:rPr>
          <w:rFonts w:cs="Times New Roman"/>
        </w:rPr>
        <w:t xml:space="preserve"> and </w:t>
      </w:r>
      <w:r w:rsidR="003C41AE" w:rsidRPr="00480D01">
        <w:rPr>
          <w:rFonts w:cs="Times New Roman"/>
        </w:rPr>
        <w:t>(</w:t>
      </w:r>
      <w:r w:rsidRPr="00480D01">
        <w:rPr>
          <w:rFonts w:cs="Times New Roman"/>
        </w:rPr>
        <w:t>iii</w:t>
      </w:r>
      <w:r w:rsidR="003C41AE" w:rsidRPr="00480D01">
        <w:rPr>
          <w:rFonts w:cs="Times New Roman"/>
        </w:rPr>
        <w:t>)</w:t>
      </w:r>
      <w:r w:rsidRPr="00480D01">
        <w:rPr>
          <w:rFonts w:cs="Times New Roman"/>
        </w:rPr>
        <w:t xml:space="preserve"> form the leading tier, method </w:t>
      </w:r>
      <w:r w:rsidR="003C41AE" w:rsidRPr="00480D01">
        <w:rPr>
          <w:rFonts w:cs="Times New Roman"/>
        </w:rPr>
        <w:t>(</w:t>
      </w:r>
      <w:r w:rsidRPr="00480D01">
        <w:rPr>
          <w:rFonts w:cs="Times New Roman"/>
        </w:rPr>
        <w:t>iv</w:t>
      </w:r>
      <w:r w:rsidR="003C41AE" w:rsidRPr="00480D01">
        <w:rPr>
          <w:rFonts w:cs="Times New Roman"/>
        </w:rPr>
        <w:t>)</w:t>
      </w:r>
      <w:r w:rsidRPr="00480D01">
        <w:rPr>
          <w:rFonts w:cs="Times New Roman"/>
        </w:rPr>
        <w:t xml:space="preserve"> is a strong secondary estimator, method </w:t>
      </w:r>
      <w:r w:rsidR="003E153F" w:rsidRPr="00480D01">
        <w:rPr>
          <w:rFonts w:cs="Times New Roman"/>
        </w:rPr>
        <w:t>(</w:t>
      </w:r>
      <w:r w:rsidRPr="00480D01">
        <w:rPr>
          <w:rFonts w:cs="Times New Roman"/>
        </w:rPr>
        <w:t>i</w:t>
      </w:r>
      <w:r w:rsidR="003E153F" w:rsidRPr="00480D01">
        <w:rPr>
          <w:rFonts w:cs="Times New Roman"/>
        </w:rPr>
        <w:t>)</w:t>
      </w:r>
      <w:r w:rsidRPr="00480D01">
        <w:rPr>
          <w:rFonts w:cs="Times New Roman"/>
        </w:rPr>
        <w:t xml:space="preserve"> is an intermediate baseline, and method </w:t>
      </w:r>
      <w:r w:rsidR="003E153F" w:rsidRPr="00480D01">
        <w:rPr>
          <w:rFonts w:cs="Times New Roman"/>
        </w:rPr>
        <w:t>(</w:t>
      </w:r>
      <w:r w:rsidRPr="00480D01">
        <w:rPr>
          <w:rFonts w:cs="Times New Roman"/>
        </w:rPr>
        <w:t>ii</w:t>
      </w:r>
      <w:r w:rsidR="003E153F" w:rsidRPr="00480D01">
        <w:rPr>
          <w:rFonts w:cs="Times New Roman"/>
        </w:rPr>
        <w:t>)</w:t>
      </w:r>
      <w:r w:rsidRPr="00480D01">
        <w:rPr>
          <w:rFonts w:cs="Times New Roman"/>
        </w:rPr>
        <w:t xml:space="preserve"> is the least reliable. Method </w:t>
      </w:r>
      <w:r w:rsidR="003E153F" w:rsidRPr="00480D01">
        <w:rPr>
          <w:rFonts w:cs="Times New Roman"/>
        </w:rPr>
        <w:t>(</w:t>
      </w:r>
      <w:r w:rsidRPr="00480D01">
        <w:rPr>
          <w:rFonts w:cs="Times New Roman"/>
        </w:rPr>
        <w:t>v</w:t>
      </w:r>
      <w:r w:rsidR="003E153F" w:rsidRPr="00480D01">
        <w:rPr>
          <w:rFonts w:cs="Times New Roman"/>
        </w:rPr>
        <w:t>)</w:t>
      </w:r>
      <w:r w:rsidRPr="00480D01">
        <w:rPr>
          <w:rFonts w:cs="Times New Roman"/>
        </w:rPr>
        <w:t xml:space="preserve"> has the strongest support by log-error magnitude and estimated marginal means, while method </w:t>
      </w:r>
      <w:r w:rsidR="003E153F" w:rsidRPr="00480D01">
        <w:rPr>
          <w:rFonts w:cs="Times New Roman"/>
        </w:rPr>
        <w:t>(</w:t>
      </w:r>
      <w:r w:rsidRPr="00480D01">
        <w:rPr>
          <w:rFonts w:cs="Times New Roman"/>
        </w:rPr>
        <w:t>iii</w:t>
      </w:r>
      <w:r w:rsidR="003E153F" w:rsidRPr="00480D01">
        <w:rPr>
          <w:rFonts w:cs="Times New Roman"/>
        </w:rPr>
        <w:t>)</w:t>
      </w:r>
      <w:r w:rsidRPr="00480D01">
        <w:rPr>
          <w:rFonts w:cs="Times New Roman"/>
        </w:rPr>
        <w:t xml:space="preserve"> is nearly tied and provides strong rank robustness.</w:t>
      </w:r>
      <w:r w:rsidR="00D51081" w:rsidRPr="00480D01">
        <w:rPr>
          <w:rFonts w:cs="Times New Roman"/>
        </w:rPr>
        <w:t xml:space="preserve"> The results of the sensitivity analysis produced the same rankings.</w:t>
      </w:r>
      <w:r w:rsidRPr="00480D01">
        <w:rPr>
          <w:rFonts w:cs="Times New Roman"/>
        </w:rPr>
        <w:t xml:space="preserve"> </w:t>
      </w:r>
      <w:r w:rsidR="00D51081" w:rsidRPr="00480D01">
        <w:rPr>
          <w:rFonts w:cs="Times New Roman"/>
        </w:rPr>
        <w:t>Overall, t</w:t>
      </w:r>
      <w:r w:rsidRPr="00480D01">
        <w:rPr>
          <w:rFonts w:cs="Times New Roman"/>
        </w:rPr>
        <w:t xml:space="preserve">he practical conclusion is that linear Dirichlet-multinomial estimators provide the best-supported general-purpose platform, with the choice between fixed and estimated </w:t>
      </w:r>
      <w:r w:rsidR="00D51081" w:rsidRPr="00480D01">
        <w:rPr>
          <w:rFonts w:cs="Times New Roman"/>
        </w:rPr>
        <w:t>scaling</w:t>
      </w:r>
      <w:r w:rsidRPr="00480D01">
        <w:rPr>
          <w:rFonts w:cs="Times New Roman"/>
        </w:rPr>
        <w:t xml:space="preserve"> </w:t>
      </w:r>
      <w:r w:rsidR="00AF7F58" w:rsidRPr="00480D01">
        <w:rPr>
          <w:rFonts w:cs="Times New Roman"/>
        </w:rPr>
        <w:t xml:space="preserve">parameter </w:t>
      </w:r>
      <w:r w:rsidRPr="00480D01">
        <w:rPr>
          <w:rFonts w:cs="Times New Roman"/>
        </w:rPr>
        <w:t>depending on prior information, numerical stability, and implementation goals.</w:t>
      </w:r>
    </w:p>
    <w:p w14:paraId="2A28B54E" w14:textId="77777777" w:rsidR="004E7ED7" w:rsidRPr="00480D01" w:rsidRDefault="00AF7F93">
      <w:pPr>
        <w:rPr>
          <w:rFonts w:cs="Times New Roman"/>
        </w:rPr>
      </w:pPr>
      <w:r w:rsidRPr="00480D01">
        <w:rPr>
          <w:rFonts w:cs="Times New Roman"/>
          <w:b/>
        </w:rPr>
        <w:t xml:space="preserve">Keywords: </w:t>
      </w:r>
      <w:r w:rsidRPr="00480D01">
        <w:rPr>
          <w:rFonts w:cs="Times New Roman"/>
        </w:rPr>
        <w:t>Dirichlet-multinomial, composition data, effective sample size, overdispersion, stock assessment, likelihood weighting, simulation experiment, log-error analysis</w:t>
      </w:r>
    </w:p>
    <w:p w14:paraId="76C031FF" w14:textId="77777777" w:rsidR="004E7ED7" w:rsidRPr="00480D01" w:rsidRDefault="00AF7F93">
      <w:pPr>
        <w:pStyle w:val="Heading1"/>
        <w:rPr>
          <w:rFonts w:ascii="Times New Roman" w:hAnsi="Times New Roman" w:cs="Times New Roman"/>
          <w:color w:val="auto"/>
        </w:rPr>
      </w:pPr>
      <w:r w:rsidRPr="00480D01">
        <w:rPr>
          <w:rFonts w:ascii="Times New Roman" w:hAnsi="Times New Roman" w:cs="Times New Roman"/>
          <w:color w:val="auto"/>
        </w:rPr>
        <w:t>1. Introduction</w:t>
      </w:r>
    </w:p>
    <w:p w14:paraId="464AFA79" w14:textId="3BE4FFD2" w:rsidR="004E7ED7" w:rsidRPr="00480D01" w:rsidRDefault="00AF7F93">
      <w:pPr>
        <w:rPr>
          <w:rFonts w:cs="Times New Roman"/>
        </w:rPr>
      </w:pPr>
      <w:r w:rsidRPr="00480D01">
        <w:rPr>
          <w:rFonts w:cs="Times New Roman"/>
        </w:rPr>
        <w:t xml:space="preserve">Age- and size-composition data provide essential information on recruitment, growth, mortality, and selectivity in integrated stock assessment models. The standard multinomial likelihood treats observed counts as independent draws with fixed </w:t>
      </w:r>
      <w:r w:rsidR="003C41AE" w:rsidRPr="00480D01">
        <w:rPr>
          <w:rFonts w:cs="Times New Roman"/>
        </w:rPr>
        <w:t xml:space="preserve">probabilities for each </w:t>
      </w:r>
      <w:r w:rsidRPr="00480D01">
        <w:rPr>
          <w:rFonts w:cs="Times New Roman"/>
        </w:rPr>
        <w:t xml:space="preserve">category, but composition samples </w:t>
      </w:r>
      <w:r w:rsidR="003C41AE" w:rsidRPr="00480D01">
        <w:rPr>
          <w:rFonts w:cs="Times New Roman"/>
        </w:rPr>
        <w:t xml:space="preserve">collected from fisheries and surveys </w:t>
      </w:r>
      <w:r w:rsidRPr="00480D01">
        <w:rPr>
          <w:rFonts w:cs="Times New Roman"/>
        </w:rPr>
        <w:t>often show extra-multinomial variation because fish are sampled in clusters, group-level compositions differ, and sampling protocols induce correlations among categories.</w:t>
      </w:r>
    </w:p>
    <w:p w14:paraId="4577D118" w14:textId="77777777" w:rsidR="004E7ED7" w:rsidRPr="00480D01" w:rsidRDefault="00AF7F93">
      <w:pPr>
        <w:rPr>
          <w:rFonts w:cs="Times New Roman"/>
        </w:rPr>
      </w:pPr>
      <w:r w:rsidRPr="00480D01">
        <w:rPr>
          <w:rFonts w:cs="Times New Roman"/>
        </w:rPr>
        <w:t>The Dirichlet-multinomial distribution is a practical extension of the multinomial likelihood because it allows the category probabilities to vary among sampling units. This extra variation is governed by concentration parameters, and different parameterizations of those concentration parameters can have different numerical and statistical behavior even when they describe closely related likelihood families.</w:t>
      </w:r>
    </w:p>
    <w:p w14:paraId="209D5718" w14:textId="581D6365" w:rsidR="004E7ED7" w:rsidRPr="00480D01" w:rsidRDefault="00AF7F93">
      <w:pPr>
        <w:rPr>
          <w:rFonts w:cs="Times New Roman"/>
        </w:rPr>
      </w:pPr>
      <w:r w:rsidRPr="00480D01">
        <w:rPr>
          <w:rFonts w:cs="Times New Roman"/>
        </w:rPr>
        <w:lastRenderedPageBreak/>
        <w:t>The goal of this study is to identify which estimation methods provide accurate and stable recovery of the underlying three-</w:t>
      </w:r>
      <w:r w:rsidR="00730FD2" w:rsidRPr="00480D01">
        <w:rPr>
          <w:rFonts w:cs="Times New Roman"/>
        </w:rPr>
        <w:t>proportion</w:t>
      </w:r>
      <w:r w:rsidRPr="00480D01">
        <w:rPr>
          <w:rFonts w:cs="Times New Roman"/>
        </w:rPr>
        <w:t xml:space="preserve"> composition vector. The problem is that estimator performance depends on both the likelihood parameterization and the simulation environment, especially sample size, overdispersion, and between-group variation. The solution is to compare estimators using a factorial simulation design over the simplex and to summarize results with complementary statistical analyses of log-transformed accuracy metrics.</w:t>
      </w:r>
      <w:r w:rsidR="00241C87" w:rsidRPr="00480D01">
        <w:rPr>
          <w:rFonts w:cs="Times New Roman"/>
        </w:rPr>
        <w:t xml:space="preserve"> We compare the following five estimators: (i) an unconstrained Dirichlet-multinomial concentration-vector estimator, (ii) a saturated Dirichlet-multinomial estimator with group-specific total concentration, (iii) a linear Dirichlet-multinomial estimator with fixed theta, (iv) a multinomial estimator, and (v) a linear Dirichlet-multinomial estimator with theta estimated.</w:t>
      </w:r>
    </w:p>
    <w:p w14:paraId="0A8D6983" w14:textId="1BB4F4E0" w:rsidR="004E7ED7" w:rsidRPr="00480D01" w:rsidRDefault="00AF7F93">
      <w:pPr>
        <w:pStyle w:val="Heading1"/>
        <w:rPr>
          <w:rFonts w:ascii="Times New Roman" w:hAnsi="Times New Roman" w:cs="Times New Roman"/>
          <w:color w:val="auto"/>
        </w:rPr>
      </w:pPr>
      <w:r w:rsidRPr="00480D01">
        <w:rPr>
          <w:rFonts w:ascii="Times New Roman" w:hAnsi="Times New Roman" w:cs="Times New Roman"/>
          <w:color w:val="auto"/>
        </w:rPr>
        <w:t>2. Model framework</w:t>
      </w:r>
      <w:r w:rsidR="002B0D8C">
        <w:rPr>
          <w:rFonts w:ascii="Times New Roman" w:hAnsi="Times New Roman" w:cs="Times New Roman"/>
          <w:color w:val="auto"/>
        </w:rPr>
        <w:t xml:space="preserve"> outline</w:t>
      </w:r>
    </w:p>
    <w:p w14:paraId="7574E912" w14:textId="321D1E4A" w:rsidR="00FC3CBA" w:rsidRPr="00452C51" w:rsidRDefault="00FC3CBA" w:rsidP="00FC3CBA">
      <w:pPr>
        <w:pStyle w:val="FirstParagraph"/>
        <w:rPr>
          <w:rFonts w:ascii="Times New Roman" w:hAnsi="Times New Roman" w:cs="Times New Roman"/>
          <w:color w:val="auto"/>
          <w:sz w:val="24"/>
        </w:rPr>
      </w:pPr>
      <w:bookmarkStart w:id="0" w:name="purpose-and-organization-of-the-methods"/>
      <w:r w:rsidRPr="00452C51">
        <w:rPr>
          <w:rFonts w:ascii="Times New Roman" w:hAnsi="Times New Roman" w:cs="Times New Roman"/>
          <w:color w:val="auto"/>
          <w:sz w:val="24"/>
        </w:rPr>
        <w:t xml:space="preserve">The </w:t>
      </w:r>
      <w:r w:rsidR="00776D99">
        <w:rPr>
          <w:rFonts w:ascii="Times New Roman" w:hAnsi="Times New Roman" w:cs="Times New Roman"/>
          <w:color w:val="auto"/>
          <w:sz w:val="24"/>
        </w:rPr>
        <w:t>model framework</w:t>
      </w:r>
      <w:r w:rsidRPr="00452C51">
        <w:rPr>
          <w:rFonts w:ascii="Times New Roman" w:hAnsi="Times New Roman" w:cs="Times New Roman"/>
          <w:color w:val="auto"/>
          <w:sz w:val="24"/>
        </w:rPr>
        <w:t xml:space="preserve"> explain</w:t>
      </w:r>
      <w:r w:rsidR="00776D99">
        <w:rPr>
          <w:rFonts w:ascii="Times New Roman" w:hAnsi="Times New Roman" w:cs="Times New Roman"/>
          <w:color w:val="auto"/>
          <w:sz w:val="24"/>
        </w:rPr>
        <w:t>s</w:t>
      </w:r>
      <w:r w:rsidRPr="00452C51">
        <w:rPr>
          <w:rFonts w:ascii="Times New Roman" w:hAnsi="Times New Roman" w:cs="Times New Roman"/>
          <w:color w:val="auto"/>
          <w:sz w:val="24"/>
        </w:rPr>
        <w:t xml:space="preserve"> how the Factorial Assessment of Composition Estimation Strategies (FACES) study compared five estimators of a three-component composition vector under controlled numerical experiments. Th</w:t>
      </w:r>
      <w:r w:rsidR="00776D99">
        <w:rPr>
          <w:rFonts w:ascii="Times New Roman" w:hAnsi="Times New Roman" w:cs="Times New Roman"/>
          <w:color w:val="auto"/>
          <w:sz w:val="24"/>
        </w:rPr>
        <w:t>is</w:t>
      </w:r>
      <w:r w:rsidRPr="00452C51">
        <w:rPr>
          <w:rFonts w:ascii="Times New Roman" w:hAnsi="Times New Roman" w:cs="Times New Roman"/>
          <w:color w:val="auto"/>
          <w:sz w:val="24"/>
        </w:rPr>
        <w:t xml:space="preserve"> section proceed</w:t>
      </w:r>
      <w:r w:rsidR="00776D99">
        <w:rPr>
          <w:rFonts w:ascii="Times New Roman" w:hAnsi="Times New Roman" w:cs="Times New Roman"/>
          <w:color w:val="auto"/>
          <w:sz w:val="24"/>
        </w:rPr>
        <w:t>s</w:t>
      </w:r>
      <w:r w:rsidRPr="00452C51">
        <w:rPr>
          <w:rFonts w:ascii="Times New Roman" w:hAnsi="Times New Roman" w:cs="Times New Roman"/>
          <w:color w:val="auto"/>
          <w:sz w:val="24"/>
        </w:rPr>
        <w:t xml:space="preserve"> from the common probability model and notation, through the factorial design and simulation operating model, to estimator fitting, accuracy measurement, experiment-level summaries, and the complementary multivariate analyses. This makes the distinction between data generation, estimation, and performance evaluation explicit.</w:t>
      </w:r>
    </w:p>
    <w:p w14:paraId="211E4C81" w14:textId="77777777" w:rsidR="00FC3CBA" w:rsidRPr="00452C51" w:rsidRDefault="00FC3CBA" w:rsidP="00FC3CBA">
      <w:pPr>
        <w:pStyle w:val="BodyText"/>
        <w:rPr>
          <w:rFonts w:cs="Times New Roman"/>
          <w:sz w:val="24"/>
          <w:szCs w:val="24"/>
        </w:rPr>
      </w:pPr>
      <w:r w:rsidRPr="00452C51">
        <w:rPr>
          <w:rFonts w:cs="Times New Roman"/>
          <w:sz w:val="24"/>
          <w:szCs w:val="24"/>
        </w:rPr>
        <w:t>The primary inferential objective was to determine whether the five estimation strategies differed in accuracy and whether their relative performance changed with the simulation environment. The analysis therefore addressed two linked questions: (1) which methods had the smallest estimation errors on average, and (2) which design factors explained variation in absolute and relative performance. Evidence was intentionally combined across error magnitude, ranks, repeated-measures comparisons, multivariate tests, mixed models, and smooth response surfaces because no single statistic fully characterizes estimator performance.</w:t>
      </w:r>
    </w:p>
    <w:p w14:paraId="2269B92C" w14:textId="77777777" w:rsidR="00FC3CBA" w:rsidRPr="00452C51" w:rsidRDefault="00FC3CBA" w:rsidP="00FC3CBA">
      <w:pPr>
        <w:pStyle w:val="Heading2"/>
        <w:rPr>
          <w:rFonts w:ascii="Times New Roman" w:hAnsi="Times New Roman" w:cs="Times New Roman"/>
          <w:color w:val="auto"/>
          <w:sz w:val="24"/>
          <w:szCs w:val="24"/>
        </w:rPr>
      </w:pPr>
      <w:bookmarkStart w:id="1" w:name="test-case-structure"/>
      <w:r w:rsidRPr="00452C51">
        <w:rPr>
          <w:rFonts w:ascii="Times New Roman" w:hAnsi="Times New Roman" w:cs="Times New Roman"/>
          <w:color w:val="auto"/>
          <w:sz w:val="24"/>
          <w:szCs w:val="24"/>
        </w:rPr>
        <w:t>Test-case structure</w:t>
      </w:r>
    </w:p>
    <w:p w14:paraId="4CF18B53"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The paper should introduce the four test cases before describing the common simulation machinery. Each test case should be named, its operating model identified as Dirichlet-multinomial or multinomial, and its simplex domain identified as the full simplex or an application-specific restricted domain. The common algorithms described below can then be referenced rather than repeated for every case.</w:t>
      </w:r>
    </w:p>
    <w:p w14:paraId="697ACDC9" w14:textId="6250E1FD" w:rsidR="00FC3CBA" w:rsidRPr="00452C51" w:rsidRDefault="00FC3CBA" w:rsidP="00FC3CBA">
      <w:pPr>
        <w:pStyle w:val="BodyText"/>
        <w:rPr>
          <w:rFonts w:cs="Times New Roman"/>
          <w:sz w:val="24"/>
          <w:szCs w:val="24"/>
        </w:rPr>
      </w:pPr>
      <w:r w:rsidRPr="00452C51">
        <w:rPr>
          <w:rFonts w:cs="Times New Roman"/>
          <w:sz w:val="24"/>
          <w:szCs w:val="24"/>
        </w:rPr>
        <w:t xml:space="preserve">The </w:t>
      </w:r>
      <w:r w:rsidR="00461C15">
        <w:rPr>
          <w:rFonts w:cs="Times New Roman"/>
          <w:sz w:val="24"/>
          <w:szCs w:val="24"/>
        </w:rPr>
        <w:t>four test cases consisted of</w:t>
      </w:r>
      <w:r w:rsidRPr="00452C51">
        <w:rPr>
          <w:rFonts w:cs="Times New Roman"/>
          <w:sz w:val="24"/>
          <w:szCs w:val="24"/>
        </w:rPr>
        <w:t xml:space="preserve"> the following configurations:</w:t>
      </w:r>
    </w:p>
    <w:p w14:paraId="273581AC" w14:textId="6386E76B" w:rsidR="00FC3CBA" w:rsidRPr="00452C51" w:rsidRDefault="00FC3CBA" w:rsidP="00FC3CBA">
      <w:pPr>
        <w:pStyle w:val="Compact"/>
        <w:numPr>
          <w:ilvl w:val="0"/>
          <w:numId w:val="11"/>
        </w:numPr>
        <w:rPr>
          <w:rFonts w:ascii="Times New Roman" w:hAnsi="Times New Roman" w:cs="Times New Roman"/>
          <w:color w:val="auto"/>
          <w:sz w:val="24"/>
        </w:rPr>
      </w:pPr>
      <w:r w:rsidRPr="00452C51">
        <w:rPr>
          <w:rFonts w:ascii="Times New Roman" w:hAnsi="Times New Roman" w:cs="Times New Roman"/>
          <w:color w:val="auto"/>
          <w:sz w:val="24"/>
        </w:rPr>
        <w:t xml:space="preserve">A Dirichlet-multinomial operating model evaluated over the full interior simplex, implemented in the </w:t>
      </w:r>
      <w:r w:rsidR="001816D2">
        <w:rPr>
          <w:rFonts w:ascii="Times New Roman" w:hAnsi="Times New Roman" w:cs="Times New Roman"/>
          <w:color w:val="auto"/>
          <w:sz w:val="24"/>
        </w:rPr>
        <w:t>analytical script</w:t>
      </w:r>
      <w:r w:rsidRPr="00452C51">
        <w:rPr>
          <w:rFonts w:ascii="Times New Roman" w:hAnsi="Times New Roman" w:cs="Times New Roman"/>
          <w:color w:val="auto"/>
          <w:sz w:val="24"/>
        </w:rPr>
        <w:t xml:space="preserve"> </w:t>
      </w:r>
      <w:r w:rsidRPr="00452C51">
        <w:rPr>
          <w:rStyle w:val="VerbatimChar"/>
          <w:rFonts w:ascii="Times New Roman" w:eastAsiaTheme="minorHAnsi" w:hAnsi="Times New Roman" w:cs="Times New Roman"/>
          <w:color w:val="auto"/>
          <w:sz w:val="24"/>
          <w:szCs w:val="24"/>
        </w:rPr>
        <w:t>faces.R</w:t>
      </w:r>
      <w:r w:rsidRPr="00452C51">
        <w:rPr>
          <w:rFonts w:ascii="Times New Roman" w:hAnsi="Times New Roman" w:cs="Times New Roman"/>
          <w:color w:val="auto"/>
          <w:sz w:val="24"/>
        </w:rPr>
        <w:t xml:space="preserve"> with </w:t>
      </w:r>
      <w:r w:rsidR="00B35EC6">
        <w:rPr>
          <w:rFonts w:ascii="Times New Roman" w:hAnsi="Times New Roman" w:cs="Times New Roman"/>
          <w:color w:val="auto"/>
          <w:sz w:val="24"/>
        </w:rPr>
        <w:t xml:space="preserve">3 composition categories and </w:t>
      </w:r>
      <w:r w:rsidRPr="00452C51">
        <w:rPr>
          <w:rFonts w:ascii="Times New Roman" w:hAnsi="Times New Roman" w:cs="Times New Roman"/>
          <w:color w:val="auto"/>
          <w:sz w:val="24"/>
        </w:rPr>
        <w:t xml:space="preserve">default </w:t>
      </w:r>
      <w:r w:rsidR="00B35EC6">
        <w:rPr>
          <w:rFonts w:ascii="Times New Roman" w:hAnsi="Times New Roman" w:cs="Times New Roman"/>
          <w:color w:val="auto"/>
          <w:sz w:val="24"/>
        </w:rPr>
        <w:t xml:space="preserve">category proportion </w:t>
      </w:r>
      <w:r w:rsidRPr="00452C51">
        <w:rPr>
          <w:rFonts w:ascii="Times New Roman" w:hAnsi="Times New Roman" w:cs="Times New Roman"/>
          <w:color w:val="auto"/>
          <w:sz w:val="24"/>
        </w:rPr>
        <w:t xml:space="preserve">bounds </w:t>
      </w:r>
      <m:oMath>
        <m:r>
          <w:rPr>
            <w:rFonts w:ascii="Cambria Math" w:hAnsi="Cambria Math" w:cs="Times New Roman"/>
            <w:color w:val="auto"/>
            <w:sz w:val="24"/>
          </w:rPr>
          <m:t>0</m:t>
        </m:r>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k</m:t>
            </m:r>
          </m:sub>
        </m:sSub>
        <m:r>
          <m:rPr>
            <m:sty m:val="p"/>
          </m:rPr>
          <w:rPr>
            <w:rFonts w:ascii="Cambria Math" w:hAnsi="Cambria Math" w:cs="Times New Roman"/>
            <w:color w:val="auto"/>
            <w:sz w:val="24"/>
          </w:rPr>
          <m:t>≤</m:t>
        </m:r>
        <m:r>
          <w:rPr>
            <w:rFonts w:ascii="Cambria Math" w:hAnsi="Cambria Math" w:cs="Times New Roman"/>
            <w:color w:val="auto"/>
            <w:sz w:val="24"/>
          </w:rPr>
          <m:t>1</m:t>
        </m:r>
      </m:oMath>
      <w:r w:rsidRPr="00452C51">
        <w:rPr>
          <w:rFonts w:ascii="Times New Roman" w:hAnsi="Times New Roman" w:cs="Times New Roman"/>
          <w:color w:val="auto"/>
          <w:sz w:val="24"/>
        </w:rPr>
        <w:t>.</w:t>
      </w:r>
    </w:p>
    <w:p w14:paraId="4ABC5B4E" w14:textId="3FC9F31E" w:rsidR="00FC3CBA" w:rsidRPr="00452C51" w:rsidRDefault="00FC3CBA" w:rsidP="00FC3CBA">
      <w:pPr>
        <w:pStyle w:val="Compact"/>
        <w:numPr>
          <w:ilvl w:val="0"/>
          <w:numId w:val="11"/>
        </w:numPr>
        <w:rPr>
          <w:rFonts w:ascii="Times New Roman" w:hAnsi="Times New Roman" w:cs="Times New Roman"/>
          <w:color w:val="auto"/>
          <w:sz w:val="24"/>
        </w:rPr>
      </w:pPr>
      <w:r w:rsidRPr="00452C51">
        <w:rPr>
          <w:rFonts w:ascii="Times New Roman" w:hAnsi="Times New Roman" w:cs="Times New Roman"/>
          <w:color w:val="auto"/>
          <w:sz w:val="24"/>
        </w:rPr>
        <w:t xml:space="preserve">A Dirichlet-multinomial </w:t>
      </w:r>
      <w:r w:rsidR="00B35EC6">
        <w:rPr>
          <w:rFonts w:ascii="Times New Roman" w:hAnsi="Times New Roman" w:cs="Times New Roman"/>
          <w:color w:val="auto"/>
          <w:sz w:val="24"/>
        </w:rPr>
        <w:t xml:space="preserve">operating model </w:t>
      </w:r>
      <w:r w:rsidRPr="00452C51">
        <w:rPr>
          <w:rFonts w:ascii="Times New Roman" w:hAnsi="Times New Roman" w:cs="Times New Roman"/>
          <w:color w:val="auto"/>
          <w:sz w:val="24"/>
        </w:rPr>
        <w:t xml:space="preserve">experiment restricted to the region of the simplex represented by 2026 Pacific hake survey compositions, </w:t>
      </w:r>
      <w:r w:rsidR="00B35EC6">
        <w:rPr>
          <w:rFonts w:ascii="Times New Roman" w:hAnsi="Times New Roman" w:cs="Times New Roman"/>
          <w:color w:val="auto"/>
          <w:sz w:val="24"/>
        </w:rPr>
        <w:t>with 3 composition categories</w:t>
      </w:r>
      <w:r w:rsidRPr="00452C51">
        <w:rPr>
          <w:rFonts w:ascii="Times New Roman" w:hAnsi="Times New Roman" w:cs="Times New Roman"/>
          <w:color w:val="auto"/>
          <w:sz w:val="24"/>
        </w:rPr>
        <w:t>.</w:t>
      </w:r>
    </w:p>
    <w:p w14:paraId="3707A58A" w14:textId="23D6512A" w:rsidR="00FC3CBA" w:rsidRPr="00452C51" w:rsidRDefault="00FC3CBA" w:rsidP="00FC3CBA">
      <w:pPr>
        <w:pStyle w:val="Compact"/>
        <w:numPr>
          <w:ilvl w:val="0"/>
          <w:numId w:val="11"/>
        </w:numPr>
        <w:rPr>
          <w:rFonts w:ascii="Times New Roman" w:hAnsi="Times New Roman" w:cs="Times New Roman"/>
          <w:color w:val="auto"/>
          <w:sz w:val="24"/>
        </w:rPr>
      </w:pPr>
      <w:r w:rsidRPr="00452C51">
        <w:rPr>
          <w:rFonts w:ascii="Times New Roman" w:hAnsi="Times New Roman" w:cs="Times New Roman"/>
          <w:color w:val="auto"/>
          <w:sz w:val="24"/>
        </w:rPr>
        <w:t xml:space="preserve">A multinomial-operating-model sensitivity experiment with </w:t>
      </w:r>
      <w:r w:rsidR="00B35EC6">
        <w:rPr>
          <w:rFonts w:ascii="Times New Roman" w:hAnsi="Times New Roman" w:cs="Times New Roman"/>
          <w:color w:val="auto"/>
          <w:sz w:val="24"/>
        </w:rPr>
        <w:t>3 composition categories implemented in an extension of the analytical script</w:t>
      </w:r>
      <w:r w:rsidRPr="00452C51">
        <w:rPr>
          <w:rFonts w:ascii="Times New Roman" w:hAnsi="Times New Roman" w:cs="Times New Roman"/>
          <w:color w:val="auto"/>
          <w:sz w:val="24"/>
        </w:rPr>
        <w:t xml:space="preserve"> </w:t>
      </w:r>
      <w:r w:rsidRPr="00452C51">
        <w:rPr>
          <w:rStyle w:val="VerbatimChar"/>
          <w:rFonts w:ascii="Times New Roman" w:eastAsiaTheme="minorHAnsi" w:hAnsi="Times New Roman" w:cs="Times New Roman"/>
          <w:color w:val="auto"/>
          <w:sz w:val="24"/>
          <w:szCs w:val="24"/>
        </w:rPr>
        <w:t>faces.R</w:t>
      </w:r>
      <w:r w:rsidRPr="00452C51">
        <w:rPr>
          <w:rFonts w:ascii="Times New Roman" w:hAnsi="Times New Roman" w:cs="Times New Roman"/>
          <w:color w:val="auto"/>
          <w:sz w:val="24"/>
        </w:rPr>
        <w:t>.</w:t>
      </w:r>
    </w:p>
    <w:p w14:paraId="3B666FAE" w14:textId="3653681A" w:rsidR="00FC3CBA" w:rsidRPr="00452C51" w:rsidRDefault="00FC3CBA" w:rsidP="00FC3CBA">
      <w:pPr>
        <w:pStyle w:val="Compact"/>
        <w:numPr>
          <w:ilvl w:val="0"/>
          <w:numId w:val="11"/>
        </w:numPr>
        <w:rPr>
          <w:rFonts w:ascii="Times New Roman" w:hAnsi="Times New Roman" w:cs="Times New Roman"/>
          <w:color w:val="auto"/>
          <w:sz w:val="24"/>
        </w:rPr>
      </w:pPr>
      <w:r w:rsidRPr="00452C51">
        <w:rPr>
          <w:rFonts w:ascii="Times New Roman" w:hAnsi="Times New Roman" w:cs="Times New Roman"/>
          <w:color w:val="auto"/>
          <w:sz w:val="24"/>
        </w:rPr>
        <w:t xml:space="preserve">A fourth test case </w:t>
      </w:r>
      <w:r w:rsidR="00B35EC6">
        <w:rPr>
          <w:rFonts w:ascii="Times New Roman" w:hAnsi="Times New Roman" w:cs="Times New Roman"/>
          <w:color w:val="auto"/>
          <w:sz w:val="24"/>
        </w:rPr>
        <w:t xml:space="preserve">that extends test case 1 to be evaluated </w:t>
      </w:r>
      <w:r w:rsidR="00B35EC6" w:rsidRPr="00452C51">
        <w:rPr>
          <w:rFonts w:ascii="Times New Roman" w:hAnsi="Times New Roman" w:cs="Times New Roman"/>
          <w:color w:val="auto"/>
          <w:sz w:val="24"/>
        </w:rPr>
        <w:t xml:space="preserve">with </w:t>
      </w:r>
      <w:r w:rsidR="00044956">
        <w:rPr>
          <w:rFonts w:ascii="Times New Roman" w:hAnsi="Times New Roman" w:cs="Times New Roman"/>
          <w:color w:val="auto"/>
          <w:sz w:val="24"/>
        </w:rPr>
        <w:t>6</w:t>
      </w:r>
      <w:r w:rsidR="00B35EC6">
        <w:rPr>
          <w:rFonts w:ascii="Times New Roman" w:hAnsi="Times New Roman" w:cs="Times New Roman"/>
          <w:color w:val="auto"/>
          <w:sz w:val="24"/>
        </w:rPr>
        <w:t xml:space="preserve"> composition categories and </w:t>
      </w:r>
      <w:r w:rsidR="00B35EC6" w:rsidRPr="00452C51">
        <w:rPr>
          <w:rFonts w:ascii="Times New Roman" w:hAnsi="Times New Roman" w:cs="Times New Roman"/>
          <w:color w:val="auto"/>
          <w:sz w:val="24"/>
        </w:rPr>
        <w:t xml:space="preserve">default </w:t>
      </w:r>
      <w:r w:rsidR="00B35EC6">
        <w:rPr>
          <w:rFonts w:ascii="Times New Roman" w:hAnsi="Times New Roman" w:cs="Times New Roman"/>
          <w:color w:val="auto"/>
          <w:sz w:val="24"/>
        </w:rPr>
        <w:t xml:space="preserve">category proportion </w:t>
      </w:r>
      <w:r w:rsidR="00B35EC6" w:rsidRPr="00452C51">
        <w:rPr>
          <w:rFonts w:ascii="Times New Roman" w:hAnsi="Times New Roman" w:cs="Times New Roman"/>
          <w:color w:val="auto"/>
          <w:sz w:val="24"/>
        </w:rPr>
        <w:t xml:space="preserve">bounds </w:t>
      </w:r>
      <m:oMath>
        <m:r>
          <w:rPr>
            <w:rFonts w:ascii="Cambria Math" w:hAnsi="Cambria Math" w:cs="Times New Roman"/>
            <w:color w:val="auto"/>
            <w:sz w:val="24"/>
          </w:rPr>
          <m:t>0</m:t>
        </m:r>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k</m:t>
            </m:r>
          </m:sub>
        </m:sSub>
        <m:r>
          <m:rPr>
            <m:sty m:val="p"/>
          </m:rPr>
          <w:rPr>
            <w:rFonts w:ascii="Cambria Math" w:hAnsi="Cambria Math" w:cs="Times New Roman"/>
            <w:color w:val="auto"/>
            <w:sz w:val="24"/>
          </w:rPr>
          <m:t>≤</m:t>
        </m:r>
        <m:r>
          <w:rPr>
            <w:rFonts w:ascii="Cambria Math" w:hAnsi="Cambria Math" w:cs="Times New Roman"/>
            <w:color w:val="auto"/>
            <w:sz w:val="24"/>
          </w:rPr>
          <m:t>1</m:t>
        </m:r>
      </m:oMath>
      <w:r w:rsidR="00B35EC6" w:rsidRPr="00452C51">
        <w:rPr>
          <w:rFonts w:ascii="Times New Roman" w:hAnsi="Times New Roman" w:cs="Times New Roman"/>
          <w:color w:val="auto"/>
          <w:sz w:val="24"/>
        </w:rPr>
        <w:t>.</w:t>
      </w:r>
    </w:p>
    <w:p w14:paraId="63D74A2A" w14:textId="6BD78B90" w:rsidR="00FC3CBA" w:rsidRPr="00452C51" w:rsidRDefault="00044956" w:rsidP="00FC3CBA">
      <w:pPr>
        <w:pStyle w:val="FirstParagraph"/>
        <w:rPr>
          <w:rFonts w:ascii="Times New Roman" w:hAnsi="Times New Roman" w:cs="Times New Roman"/>
          <w:color w:val="auto"/>
          <w:sz w:val="24"/>
        </w:rPr>
      </w:pPr>
      <w:r>
        <w:rPr>
          <w:rFonts w:ascii="Times New Roman" w:hAnsi="Times New Roman" w:cs="Times New Roman"/>
          <w:color w:val="auto"/>
          <w:sz w:val="24"/>
        </w:rPr>
        <w:t>Each test case needs to have a specific goal and be assigned</w:t>
      </w:r>
      <w:r w:rsidR="00FC3CBA" w:rsidRPr="00452C51">
        <w:rPr>
          <w:rFonts w:ascii="Times New Roman" w:hAnsi="Times New Roman" w:cs="Times New Roman"/>
          <w:color w:val="auto"/>
          <w:sz w:val="24"/>
        </w:rPr>
        <w:t xml:space="preserve"> </w:t>
      </w:r>
      <w:r>
        <w:rPr>
          <w:rFonts w:ascii="Times New Roman" w:hAnsi="Times New Roman" w:cs="Times New Roman"/>
          <w:color w:val="auto"/>
          <w:sz w:val="24"/>
        </w:rPr>
        <w:t xml:space="preserve">a </w:t>
      </w:r>
      <w:r w:rsidR="00FC3CBA" w:rsidRPr="00452C51">
        <w:rPr>
          <w:rFonts w:ascii="Times New Roman" w:hAnsi="Times New Roman" w:cs="Times New Roman"/>
          <w:color w:val="auto"/>
          <w:sz w:val="24"/>
        </w:rPr>
        <w:t xml:space="preserve">definitive name and design </w:t>
      </w:r>
      <w:r>
        <w:rPr>
          <w:rFonts w:ascii="Times New Roman" w:hAnsi="Times New Roman" w:cs="Times New Roman"/>
          <w:color w:val="auto"/>
          <w:sz w:val="24"/>
        </w:rPr>
        <w:t>that</w:t>
      </w:r>
      <w:r w:rsidR="00FC3CBA" w:rsidRPr="00452C51">
        <w:rPr>
          <w:rFonts w:ascii="Times New Roman" w:hAnsi="Times New Roman" w:cs="Times New Roman"/>
          <w:color w:val="auto"/>
          <w:sz w:val="24"/>
        </w:rPr>
        <w:t xml:space="preserve"> provide</w:t>
      </w:r>
      <w:r>
        <w:rPr>
          <w:rFonts w:ascii="Times New Roman" w:hAnsi="Times New Roman" w:cs="Times New Roman"/>
          <w:color w:val="auto"/>
          <w:sz w:val="24"/>
        </w:rPr>
        <w:t>s</w:t>
      </w:r>
      <w:r w:rsidR="00FC3CBA" w:rsidRPr="00452C51">
        <w:rPr>
          <w:rFonts w:ascii="Times New Roman" w:hAnsi="Times New Roman" w:cs="Times New Roman"/>
          <w:color w:val="auto"/>
          <w:sz w:val="24"/>
        </w:rPr>
        <w:t xml:space="preserve"> the exact hake bounds and multinomial-operating-model script. </w:t>
      </w:r>
    </w:p>
    <w:p w14:paraId="554512EF" w14:textId="77777777" w:rsidR="00FC3CBA" w:rsidRPr="00452C51" w:rsidRDefault="00FC3CBA" w:rsidP="00FC3CBA">
      <w:pPr>
        <w:pStyle w:val="Heading1"/>
        <w:rPr>
          <w:rFonts w:ascii="Times New Roman" w:hAnsi="Times New Roman" w:cs="Times New Roman"/>
          <w:color w:val="auto"/>
          <w:sz w:val="24"/>
          <w:szCs w:val="24"/>
        </w:rPr>
      </w:pPr>
      <w:bookmarkStart w:id="2" w:name="composition-data-and-probability-models"/>
      <w:bookmarkEnd w:id="0"/>
      <w:bookmarkEnd w:id="1"/>
      <w:r w:rsidRPr="00452C51">
        <w:rPr>
          <w:rFonts w:ascii="Times New Roman" w:hAnsi="Times New Roman" w:cs="Times New Roman"/>
          <w:color w:val="auto"/>
          <w:sz w:val="24"/>
          <w:szCs w:val="24"/>
        </w:rPr>
        <w:lastRenderedPageBreak/>
        <w:t>Composition data and probability models</w:t>
      </w:r>
    </w:p>
    <w:p w14:paraId="55F44752" w14:textId="1A7843BC"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The common model framework define</w:t>
      </w:r>
      <w:r w:rsidR="00044956">
        <w:rPr>
          <w:rFonts w:ascii="Times New Roman" w:hAnsi="Times New Roman" w:cs="Times New Roman"/>
          <w:color w:val="auto"/>
          <w:sz w:val="24"/>
        </w:rPr>
        <w:t>s</w:t>
      </w:r>
      <w:r w:rsidRPr="00452C51">
        <w:rPr>
          <w:rFonts w:ascii="Times New Roman" w:hAnsi="Times New Roman" w:cs="Times New Roman"/>
          <w:color w:val="auto"/>
          <w:sz w:val="24"/>
        </w:rPr>
        <w:t xml:space="preserve"> the observed composition data before describing the five estimators. Let </w:t>
      </w:r>
      <m:oMath>
        <m:r>
          <w:rPr>
            <w:rFonts w:ascii="Cambria Math" w:hAnsi="Cambria Math" w:cs="Times New Roman"/>
            <w:color w:val="auto"/>
            <w:sz w:val="24"/>
          </w:rPr>
          <m:t>g</m:t>
        </m:r>
        <m:r>
          <m:rPr>
            <m:sty m:val="p"/>
          </m:rPr>
          <w:rPr>
            <w:rFonts w:ascii="Cambria Math" w:hAnsi="Cambria Math" w:cs="Times New Roman"/>
            <w:color w:val="auto"/>
            <w:sz w:val="24"/>
          </w:rPr>
          <m:t>=</m:t>
        </m:r>
        <m:r>
          <w:rPr>
            <w:rFonts w:ascii="Cambria Math" w:hAnsi="Cambria Math" w:cs="Times New Roman"/>
            <w:color w:val="auto"/>
            <w:sz w:val="24"/>
          </w:rPr>
          <m:t>1</m:t>
        </m:r>
        <m:r>
          <m:rPr>
            <m:sty m:val="p"/>
          </m:rPr>
          <w:rPr>
            <w:rFonts w:ascii="Cambria Math" w:hAnsi="Cambria Math" w:cs="Times New Roman"/>
            <w:color w:val="auto"/>
            <w:sz w:val="24"/>
          </w:rPr>
          <m:t>,…,</m:t>
        </m:r>
        <m:r>
          <w:rPr>
            <w:rFonts w:ascii="Cambria Math" w:hAnsi="Cambria Math" w:cs="Times New Roman"/>
            <w:color w:val="auto"/>
            <w:sz w:val="24"/>
          </w:rPr>
          <m:t>G</m:t>
        </m:r>
      </m:oMath>
      <w:r w:rsidRPr="00452C51">
        <w:rPr>
          <w:rFonts w:ascii="Times New Roman" w:hAnsi="Times New Roman" w:cs="Times New Roman"/>
          <w:color w:val="auto"/>
          <w:sz w:val="24"/>
        </w:rPr>
        <w:t xml:space="preserve"> index sampled groups and </w:t>
      </w:r>
      <m:oMath>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r>
          <m:rPr>
            <m:sty m:val="p"/>
          </m:rPr>
          <w:rPr>
            <w:rFonts w:ascii="Cambria Math" w:hAnsi="Cambria Math" w:cs="Times New Roman"/>
            <w:color w:val="auto"/>
            <w:sz w:val="24"/>
          </w:rPr>
          <m:t>,…,</m:t>
        </m:r>
        <m:r>
          <w:rPr>
            <w:rFonts w:ascii="Cambria Math" w:hAnsi="Cambria Math" w:cs="Times New Roman"/>
            <w:color w:val="auto"/>
            <w:sz w:val="24"/>
          </w:rPr>
          <m:t>K</m:t>
        </m:r>
      </m:oMath>
      <w:r w:rsidRPr="00452C51">
        <w:rPr>
          <w:rFonts w:ascii="Times New Roman" w:hAnsi="Times New Roman" w:cs="Times New Roman"/>
          <w:color w:val="auto"/>
          <w:sz w:val="24"/>
        </w:rPr>
        <w:t xml:space="preserve"> index composition categories. For group </w:t>
      </w:r>
      <m:oMath>
        <m:r>
          <w:rPr>
            <w:rFonts w:ascii="Cambria Math" w:hAnsi="Cambria Math" w:cs="Times New Roman"/>
            <w:color w:val="auto"/>
            <w:sz w:val="24"/>
          </w:rPr>
          <m:t>g</m:t>
        </m:r>
      </m:oMath>
      <w:r w:rsidRPr="00452C51">
        <w:rPr>
          <w:rFonts w:ascii="Times New Roman" w:hAnsi="Times New Roman" w:cs="Times New Roman"/>
          <w:color w:val="auto"/>
          <w:sz w:val="24"/>
        </w:rPr>
        <w:t>, let</w:t>
      </w:r>
    </w:p>
    <w:p w14:paraId="1760EF3B"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e>
              </m:d>
            </m:e>
            <m:sup>
              <m:r>
                <m:rPr>
                  <m:scr m:val="sans-serif"/>
                  <m:sty m:val="p"/>
                </m:rPr>
                <w:rPr>
                  <w:rFonts w:ascii="Cambria Math" w:hAnsi="Cambria Math" w:cs="Times New Roman"/>
                  <w:sz w:val="24"/>
                  <w:szCs w:val="24"/>
                </w:rPr>
                <m:t>T</m:t>
              </m:r>
            </m:sup>
          </m:sSup>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e>
          </m:nary>
          <m:r>
            <m:rPr>
              <m:sty m:val="p"/>
            </m:rPr>
            <w:rPr>
              <w:rFonts w:ascii="Cambria Math" w:hAnsi="Cambria Math" w:cs="Times New Roman"/>
              <w:sz w:val="24"/>
              <w:szCs w:val="24"/>
            </w:rPr>
            <m:t>,</m:t>
          </m:r>
        </m:oMath>
      </m:oMathPara>
    </w:p>
    <w:p w14:paraId="7CC6671F"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and let </w:t>
      </w:r>
      <m:oMath>
        <m:r>
          <m:rPr>
            <m:sty m:val="b"/>
          </m:rPr>
          <w:rPr>
            <w:rFonts w:ascii="Cambria Math" w:hAnsi="Cambria Math" w:cs="Times New Roman"/>
            <w:color w:val="auto"/>
            <w:sz w:val="24"/>
          </w:rPr>
          <m:t>p</m:t>
        </m:r>
        <m:r>
          <m:rPr>
            <m:sty m:val="p"/>
          </m:rPr>
          <w:rPr>
            <w:rFonts w:ascii="Cambria Math" w:hAnsi="Cambria Math" w:cs="Times New Roman"/>
            <w:color w:val="auto"/>
            <w:sz w:val="24"/>
          </w:rPr>
          <m:t>=</m:t>
        </m:r>
        <m:sSup>
          <m:sSupPr>
            <m:ctrlPr>
              <w:rPr>
                <w:rFonts w:ascii="Cambria Math" w:hAnsi="Cambria Math" w:cs="Times New Roman"/>
                <w:color w:val="auto"/>
                <w:sz w:val="24"/>
              </w:rPr>
            </m:ctrlPr>
          </m:sSupPr>
          <m:e>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1</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K</m:t>
                    </m:r>
                  </m:sub>
                </m:sSub>
              </m:e>
            </m:d>
          </m:e>
          <m:sup>
            <m:r>
              <m:rPr>
                <m:scr m:val="sans-serif"/>
                <m:sty m:val="p"/>
              </m:rPr>
              <w:rPr>
                <w:rFonts w:ascii="Cambria Math" w:hAnsi="Cambria Math" w:cs="Times New Roman"/>
                <w:color w:val="auto"/>
                <w:sz w:val="24"/>
              </w:rPr>
              <m:t>T</m:t>
            </m:r>
          </m:sup>
        </m:sSup>
      </m:oMath>
      <w:r w:rsidRPr="00452C51">
        <w:rPr>
          <w:rFonts w:ascii="Times New Roman" w:hAnsi="Times New Roman" w:cs="Times New Roman"/>
          <w:color w:val="auto"/>
          <w:sz w:val="24"/>
        </w:rPr>
        <w:t xml:space="preserve"> denote the target composition, where </w:t>
      </w:r>
      <m:oMath>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k</m:t>
            </m:r>
          </m:sub>
        </m:sSub>
        <m:r>
          <m:rPr>
            <m:sty m:val="p"/>
          </m:rPr>
          <w:rPr>
            <w:rFonts w:ascii="Cambria Math" w:hAnsi="Cambria Math" w:cs="Times New Roman"/>
            <w:color w:val="auto"/>
            <w:sz w:val="24"/>
          </w:rPr>
          <m:t>&gt;</m:t>
        </m:r>
        <m:r>
          <w:rPr>
            <w:rFonts w:ascii="Cambria Math" w:hAnsi="Cambria Math" w:cs="Times New Roman"/>
            <w:color w:val="auto"/>
            <w:sz w:val="24"/>
          </w:rPr>
          <m:t>0</m:t>
        </m:r>
      </m:oMath>
      <w:r w:rsidRPr="00452C51">
        <w:rPr>
          <w:rFonts w:ascii="Times New Roman" w:hAnsi="Times New Roman" w:cs="Times New Roman"/>
          <w:color w:val="auto"/>
          <w:sz w:val="24"/>
        </w:rPr>
        <w:t xml:space="preserve"> and </w:t>
      </w:r>
      <m:oMath>
        <m:nary>
          <m:naryPr>
            <m:chr m:val="∑"/>
            <m:limLoc m:val="undOvr"/>
            <m:supHide m:val="1"/>
            <m:ctrlPr>
              <w:rPr>
                <w:rFonts w:ascii="Cambria Math" w:hAnsi="Cambria Math" w:cs="Times New Roman"/>
                <w:color w:val="auto"/>
                <w:sz w:val="24"/>
              </w:rPr>
            </m:ctrlPr>
          </m:naryPr>
          <m:sub>
            <m:r>
              <w:rPr>
                <w:rFonts w:ascii="Cambria Math" w:hAnsi="Cambria Math" w:cs="Times New Roman"/>
                <w:color w:val="auto"/>
                <w:sz w:val="24"/>
              </w:rPr>
              <m:t>k</m:t>
            </m:r>
          </m:sub>
          <m:sup>
            <m:r>
              <w:rPr>
                <w:rFonts w:ascii="Cambria Math" w:hAnsi="Cambria Math" w:cs="Times New Roman"/>
                <w:color w:val="auto"/>
                <w:sz w:val="24"/>
              </w:rPr>
              <m:t>​</m:t>
            </m:r>
          </m:sup>
          <m:e>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k</m:t>
                </m:r>
              </m:sub>
            </m:sSub>
          </m:e>
        </m:nary>
        <m:r>
          <m:rPr>
            <m:sty m:val="p"/>
          </m:rPr>
          <w:rPr>
            <w:rFonts w:ascii="Cambria Math" w:hAnsi="Cambria Math" w:cs="Times New Roman"/>
            <w:color w:val="auto"/>
            <w:sz w:val="24"/>
          </w:rPr>
          <m:t>=</m:t>
        </m:r>
        <m:r>
          <w:rPr>
            <w:rFonts w:ascii="Cambria Math" w:hAnsi="Cambria Math" w:cs="Times New Roman"/>
            <w:color w:val="auto"/>
            <w:sz w:val="24"/>
          </w:rPr>
          <m:t>1</m:t>
        </m:r>
      </m:oMath>
      <w:r w:rsidRPr="00452C51">
        <w:rPr>
          <w:rFonts w:ascii="Times New Roman" w:hAnsi="Times New Roman" w:cs="Times New Roman"/>
          <w:color w:val="auto"/>
          <w:sz w:val="24"/>
        </w:rPr>
        <w:t xml:space="preserve">. The simulations used </w:t>
      </w:r>
      <m:oMath>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3</m:t>
        </m:r>
      </m:oMath>
      <w:r w:rsidRPr="00452C51">
        <w:rPr>
          <w:rFonts w:ascii="Times New Roman" w:hAnsi="Times New Roman" w:cs="Times New Roman"/>
          <w:color w:val="auto"/>
          <w:sz w:val="24"/>
        </w:rPr>
        <w:t xml:space="preserve">, so </w:t>
      </w:r>
      <m:oMath>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3</m:t>
            </m:r>
          </m:sub>
        </m:sSub>
        <m:r>
          <m:rPr>
            <m:sty m:val="p"/>
          </m:rPr>
          <w:rPr>
            <w:rFonts w:ascii="Cambria Math" w:hAnsi="Cambria Math" w:cs="Times New Roman"/>
            <w:color w:val="auto"/>
            <w:sz w:val="24"/>
          </w:rPr>
          <m:t>=</m:t>
        </m:r>
        <m:r>
          <w:rPr>
            <w:rFonts w:ascii="Cambria Math" w:hAnsi="Cambria Math" w:cs="Times New Roman"/>
            <w:color w:val="auto"/>
            <w:sz w:val="24"/>
          </w:rPr>
          <m:t>1</m:t>
        </m:r>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1</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2</m:t>
            </m:r>
          </m:sub>
        </m:sSub>
      </m:oMath>
      <w:r w:rsidRPr="00452C51">
        <w:rPr>
          <w:rFonts w:ascii="Times New Roman" w:hAnsi="Times New Roman" w:cs="Times New Roman"/>
          <w:color w:val="auto"/>
          <w:sz w:val="24"/>
        </w:rPr>
        <w:t xml:space="preserve"> and the feasible compositions can be represented on a two-dimensional simplex.</w:t>
      </w:r>
    </w:p>
    <w:p w14:paraId="626F1568"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For a Dirichlet-multinomial observation with total concentration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oMath>
      <w:r w:rsidRPr="00452C51">
        <w:rPr>
          <w:rFonts w:cs="Times New Roman"/>
          <w:sz w:val="24"/>
          <w:szCs w:val="24"/>
        </w:rPr>
        <w:t xml:space="preserve"> and mean composition </w:t>
      </w:r>
      <m:oMath>
        <m:r>
          <m:rPr>
            <m:sty m:val="b"/>
          </m:rPr>
          <w:rPr>
            <w:rFonts w:ascii="Cambria Math" w:hAnsi="Cambria Math" w:cs="Times New Roman"/>
            <w:sz w:val="24"/>
            <w:szCs w:val="24"/>
          </w:rPr>
          <m:t>p</m:t>
        </m:r>
      </m:oMath>
      <w:r w:rsidRPr="00452C51">
        <w:rPr>
          <w:rFonts w:cs="Times New Roman"/>
          <w:sz w:val="24"/>
          <w:szCs w:val="24"/>
        </w:rPr>
        <w:t>,</w:t>
      </w:r>
    </w:p>
    <w:p w14:paraId="5A952E71" w14:textId="77777777" w:rsidR="00FC3CBA" w:rsidRPr="00452C51" w:rsidRDefault="00FC3CBA" w:rsidP="00FC3CBA">
      <w:pPr>
        <w:pStyle w:val="BodyText"/>
        <w:rPr>
          <w:rFonts w:cs="Times New Roman"/>
          <w:sz w:val="24"/>
          <w:szCs w:val="24"/>
        </w:rPr>
      </w:pPr>
      <m:oMathPara>
        <m:oMathParaPr>
          <m:jc m:val="center"/>
        </m:oMathParaPr>
        <m:oMath>
          <m:r>
            <m:rPr>
              <m:sty m:val="p"/>
            </m:rPr>
            <w:rPr>
              <w:rFonts w:ascii="Cambria Math" w:hAnsi="Cambria Math" w:cs="Times New Roman"/>
              <w:sz w:val="24"/>
              <w:szCs w:val="24"/>
            </w:rPr>
            <m:t>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r>
                <m:rPr>
                  <m:sty m:val="b"/>
                </m:rP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num>
            <m:den>
              <m:nary>
                <m:naryPr>
                  <m:chr m:val="∏"/>
                  <m:limLoc m:val="undOvr"/>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e>
              </m:nary>
              <m:r>
                <m:rPr>
                  <m:sty m:val="p"/>
                </m:rPr>
                <w:rPr>
                  <w:rFonts w:ascii="Cambria Math" w:hAnsi="Cambria Math" w:cs="Times New Roman"/>
                  <w:sz w:val="24"/>
                  <w:szCs w:val="24"/>
                </w:rPr>
                <m:t>!</m:t>
              </m:r>
            </m:den>
          </m:f>
          <m:f>
            <m:fPr>
              <m:ctrlPr>
                <w:rPr>
                  <w:rFonts w:ascii="Cambria Math" w:hAnsi="Cambria Math" w:cs="Times New Roman"/>
                  <w:sz w:val="24"/>
                  <w:szCs w:val="24"/>
                </w:rPr>
              </m:ctrlPr>
            </m:fPr>
            <m:num>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e>
              </m:d>
            </m:num>
            <m:den>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e>
              </m:d>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f>
                <m:fPr>
                  <m:ctrlPr>
                    <w:rPr>
                      <w:rFonts w:ascii="Cambria Math" w:hAnsi="Cambria Math" w:cs="Times New Roman"/>
                      <w:sz w:val="24"/>
                      <w:szCs w:val="24"/>
                    </w:rPr>
                  </m:ctrlPr>
                </m:fPr>
                <m:num>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k</m:t>
                          </m:r>
                        </m:sub>
                      </m:sSub>
                    </m:e>
                  </m:d>
                </m:num>
                <m:den>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k</m:t>
                          </m:r>
                        </m:sub>
                      </m:sSub>
                    </m:e>
                  </m:d>
                </m:den>
              </m:f>
            </m:e>
          </m:nary>
          <m:r>
            <m:rPr>
              <m:sty m:val="p"/>
            </m:rPr>
            <w:rPr>
              <w:rFonts w:ascii="Cambria Math" w:hAnsi="Cambria Math" w:cs="Times New Roman"/>
              <w:sz w:val="24"/>
              <w:szCs w:val="24"/>
            </w:rPr>
            <m:t>.</m:t>
          </m:r>
        </m:oMath>
      </m:oMathPara>
    </w:p>
    <w:p w14:paraId="282381F7"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Equivalently, a latent group composition is drawn as </w:t>
      </w:r>
      <m:oMath>
        <m:sSub>
          <m:sSubPr>
            <m:ctrlPr>
              <w:rPr>
                <w:rFonts w:ascii="Cambria Math" w:hAnsi="Cambria Math" w:cs="Times New Roman"/>
                <w:color w:val="auto"/>
                <w:sz w:val="24"/>
              </w:rPr>
            </m:ctrlPr>
          </m:sSubPr>
          <m:e>
            <m:r>
              <m:rPr>
                <m:sty m:val="b"/>
              </m:rPr>
              <w:rPr>
                <w:rFonts w:ascii="Cambria Math" w:hAnsi="Cambria Math" w:cs="Times New Roman"/>
                <w:color w:val="auto"/>
                <w:sz w:val="24"/>
              </w:rPr>
              <m:t>ϕ</m:t>
            </m:r>
          </m:e>
          <m:sub>
            <m:r>
              <w:rPr>
                <w:rFonts w:ascii="Cambria Math" w:hAnsi="Cambria Math" w:cs="Times New Roman"/>
                <w:color w:val="auto"/>
                <w:sz w:val="24"/>
              </w:rPr>
              <m:t>g</m:t>
            </m:r>
          </m:sub>
        </m:sSub>
        <m:r>
          <m:rPr>
            <m:sty m:val="p"/>
          </m:rPr>
          <w:rPr>
            <w:rFonts w:ascii="Cambria Math" w:hAnsi="Cambria Math" w:cs="Times New Roman"/>
            <w:color w:val="auto"/>
            <w:sz w:val="24"/>
          </w:rPr>
          <m:t>∼Dirichlet</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a</m:t>
                </m:r>
              </m:e>
              <m:sub>
                <m:r>
                  <w:rPr>
                    <w:rFonts w:ascii="Cambria Math" w:hAnsi="Cambria Math" w:cs="Times New Roman"/>
                    <w:color w:val="auto"/>
                    <w:sz w:val="24"/>
                  </w:rPr>
                  <m:t>0g</m:t>
                </m:r>
              </m:sub>
            </m:sSub>
            <m:r>
              <m:rPr>
                <m:sty m:val="b"/>
              </m:rPr>
              <w:rPr>
                <w:rFonts w:ascii="Cambria Math" w:hAnsi="Cambria Math" w:cs="Times New Roman"/>
                <w:color w:val="auto"/>
                <w:sz w:val="24"/>
              </w:rPr>
              <m:t>p</m:t>
            </m:r>
          </m:e>
        </m:d>
      </m:oMath>
      <w:r w:rsidRPr="00452C51">
        <w:rPr>
          <w:rFonts w:ascii="Times New Roman" w:hAnsi="Times New Roman" w:cs="Times New Roman"/>
          <w:color w:val="auto"/>
          <w:sz w:val="24"/>
        </w:rPr>
        <w:t xml:space="preserve">, followed by </w:t>
      </w:r>
      <m:oMath>
        <m:sSub>
          <m:sSubPr>
            <m:ctrlPr>
              <w:rPr>
                <w:rFonts w:ascii="Cambria Math" w:hAnsi="Cambria Math" w:cs="Times New Roman"/>
                <w:color w:val="auto"/>
                <w:sz w:val="24"/>
              </w:rPr>
            </m:ctrlPr>
          </m:sSubPr>
          <m:e>
            <m:r>
              <m:rPr>
                <m:sty m:val="b"/>
              </m:rPr>
              <w:rPr>
                <w:rFonts w:ascii="Cambria Math" w:hAnsi="Cambria Math" w:cs="Times New Roman"/>
                <w:color w:val="auto"/>
                <w:sz w:val="24"/>
              </w:rPr>
              <m:t>X</m:t>
            </m:r>
          </m:e>
          <m:sub>
            <m:r>
              <w:rPr>
                <w:rFonts w:ascii="Cambria Math" w:hAnsi="Cambria Math" w:cs="Times New Roman"/>
                <w:color w:val="auto"/>
                <w:sz w:val="24"/>
              </w:rPr>
              <m:t>g</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m:rPr>
                <m:sty m:val="b"/>
              </m:rPr>
              <w:rPr>
                <w:rFonts w:ascii="Cambria Math" w:hAnsi="Cambria Math" w:cs="Times New Roman"/>
                <w:color w:val="auto"/>
                <w:sz w:val="24"/>
              </w:rPr>
              <m:t>ϕ</m:t>
            </m:r>
          </m:e>
          <m:sub>
            <m:r>
              <w:rPr>
                <w:rFonts w:ascii="Cambria Math" w:hAnsi="Cambria Math" w:cs="Times New Roman"/>
                <w:color w:val="auto"/>
                <w:sz w:val="24"/>
              </w:rPr>
              <m:t>g</m:t>
            </m:r>
          </m:sub>
        </m:sSub>
        <m:r>
          <m:rPr>
            <m:sty m:val="p"/>
          </m:rPr>
          <w:rPr>
            <w:rFonts w:ascii="Cambria Math" w:hAnsi="Cambria Math" w:cs="Times New Roman"/>
            <w:color w:val="auto"/>
            <w:sz w:val="24"/>
          </w:rPr>
          <m:t>∼Multinomial</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N</m:t>
                </m:r>
              </m:e>
              <m:sub>
                <m:r>
                  <w:rPr>
                    <w:rFonts w:ascii="Cambria Math" w:hAnsi="Cambria Math" w:cs="Times New Roman"/>
                    <w:color w:val="auto"/>
                    <w:sz w:val="24"/>
                  </w:rPr>
                  <m:t>g</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m:rPr>
                    <m:sty m:val="b"/>
                  </m:rPr>
                  <w:rPr>
                    <w:rFonts w:ascii="Cambria Math" w:hAnsi="Cambria Math" w:cs="Times New Roman"/>
                    <w:color w:val="auto"/>
                    <w:sz w:val="24"/>
                  </w:rPr>
                  <m:t>ϕ</m:t>
                </m:r>
              </m:e>
              <m:sub>
                <m:r>
                  <w:rPr>
                    <w:rFonts w:ascii="Cambria Math" w:hAnsi="Cambria Math" w:cs="Times New Roman"/>
                    <w:color w:val="auto"/>
                    <w:sz w:val="24"/>
                  </w:rPr>
                  <m:t>g</m:t>
                </m:r>
              </m:sub>
            </m:sSub>
          </m:e>
        </m:d>
      </m:oMath>
      <w:r w:rsidRPr="00452C51">
        <w:rPr>
          <w:rFonts w:ascii="Times New Roman" w:hAnsi="Times New Roman" w:cs="Times New Roman"/>
          <w:color w:val="auto"/>
          <w:sz w:val="24"/>
        </w:rPr>
        <w:t xml:space="preserve">. Smaller </w:t>
      </w:r>
      <m:oMath>
        <m:sSub>
          <m:sSubPr>
            <m:ctrlPr>
              <w:rPr>
                <w:rFonts w:ascii="Cambria Math" w:hAnsi="Cambria Math" w:cs="Times New Roman"/>
                <w:color w:val="auto"/>
                <w:sz w:val="24"/>
              </w:rPr>
            </m:ctrlPr>
          </m:sSubPr>
          <m:e>
            <m:r>
              <w:rPr>
                <w:rFonts w:ascii="Cambria Math" w:hAnsi="Cambria Math" w:cs="Times New Roman"/>
                <w:color w:val="auto"/>
                <w:sz w:val="24"/>
              </w:rPr>
              <m:t>a</m:t>
            </m:r>
          </m:e>
          <m:sub>
            <m:r>
              <w:rPr>
                <w:rFonts w:ascii="Cambria Math" w:hAnsi="Cambria Math" w:cs="Times New Roman"/>
                <w:color w:val="auto"/>
                <w:sz w:val="24"/>
              </w:rPr>
              <m:t>0g</m:t>
            </m:r>
          </m:sub>
        </m:sSub>
      </m:oMath>
      <w:r w:rsidRPr="00452C51">
        <w:rPr>
          <w:rFonts w:ascii="Times New Roman" w:hAnsi="Times New Roman" w:cs="Times New Roman"/>
          <w:color w:val="auto"/>
          <w:sz w:val="24"/>
        </w:rPr>
        <w:t xml:space="preserve"> produces greater extra-multinomial variation, whereas the distribution approaches a multinomial as </w:t>
      </w:r>
      <m:oMath>
        <m:sSub>
          <m:sSubPr>
            <m:ctrlPr>
              <w:rPr>
                <w:rFonts w:ascii="Cambria Math" w:hAnsi="Cambria Math" w:cs="Times New Roman"/>
                <w:color w:val="auto"/>
                <w:sz w:val="24"/>
              </w:rPr>
            </m:ctrlPr>
          </m:sSubPr>
          <m:e>
            <m:r>
              <w:rPr>
                <w:rFonts w:ascii="Cambria Math" w:hAnsi="Cambria Math" w:cs="Times New Roman"/>
                <w:color w:val="auto"/>
                <w:sz w:val="24"/>
              </w:rPr>
              <m:t>a</m:t>
            </m:r>
          </m:e>
          <m:sub>
            <m:r>
              <w:rPr>
                <w:rFonts w:ascii="Cambria Math" w:hAnsi="Cambria Math" w:cs="Times New Roman"/>
                <w:color w:val="auto"/>
                <w:sz w:val="24"/>
              </w:rPr>
              <m:t>0g</m:t>
            </m:r>
          </m:sub>
        </m:sSub>
      </m:oMath>
      <w:r w:rsidRPr="00452C51">
        <w:rPr>
          <w:rFonts w:ascii="Times New Roman" w:hAnsi="Times New Roman" w:cs="Times New Roman"/>
          <w:color w:val="auto"/>
          <w:sz w:val="24"/>
        </w:rPr>
        <w:t xml:space="preserve"> becomes large.</w:t>
      </w:r>
    </w:p>
    <w:p w14:paraId="753D9D32" w14:textId="77777777" w:rsidR="00FC3CBA" w:rsidRPr="00452C51" w:rsidRDefault="00FC3CBA" w:rsidP="00FC3CBA">
      <w:pPr>
        <w:pStyle w:val="BodyText"/>
        <w:rPr>
          <w:rFonts w:cs="Times New Roman"/>
          <w:sz w:val="24"/>
          <w:szCs w:val="24"/>
        </w:rPr>
      </w:pPr>
      <w:r w:rsidRPr="00452C51">
        <w:rPr>
          <w:rFonts w:cs="Times New Roman"/>
          <w:sz w:val="24"/>
          <w:szCs w:val="24"/>
        </w:rPr>
        <w:t>The multinomial comparison model is</w:t>
      </w:r>
    </w:p>
    <w:p w14:paraId="57C47768" w14:textId="77777777" w:rsidR="00FC3CBA" w:rsidRPr="00452C51" w:rsidRDefault="00FC3CBA" w:rsidP="00FC3CBA">
      <w:pPr>
        <w:pStyle w:val="BodyText"/>
        <w:rPr>
          <w:rFonts w:cs="Times New Roman"/>
          <w:sz w:val="24"/>
          <w:szCs w:val="24"/>
        </w:rPr>
      </w:pPr>
      <m:oMathPara>
        <m:oMathParaPr>
          <m:jc m:val="center"/>
        </m:oMathParaPr>
        <m:oMath>
          <m:r>
            <m:rPr>
              <m:sty m:val="p"/>
            </m:rPr>
            <w:rPr>
              <w:rFonts w:ascii="Cambria Math" w:hAnsi="Cambria Math" w:cs="Times New Roman"/>
              <w:sz w:val="24"/>
              <w:szCs w:val="24"/>
            </w:rPr>
            <m:t>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r>
                <m:rPr>
                  <m:sty m:val="b"/>
                </m:rPr>
                <w:rPr>
                  <w:rFonts w:ascii="Cambria Math" w:hAnsi="Cambria Math" w:cs="Times New Roman"/>
                  <w:sz w:val="24"/>
                  <w:szCs w:val="24"/>
                </w:rPr>
                <m:t>p</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num>
            <m:den>
              <m:nary>
                <m:naryPr>
                  <m:chr m:val="∏"/>
                  <m:limLoc m:val="undOvr"/>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e>
              </m:nary>
              <m:r>
                <m:rPr>
                  <m:sty m:val="p"/>
                </m:rPr>
                <w:rPr>
                  <w:rFonts w:ascii="Cambria Math" w:hAnsi="Cambria Math" w:cs="Times New Roman"/>
                  <w:sz w:val="24"/>
                  <w:szCs w:val="24"/>
                </w:rPr>
                <m:t>!</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sup>
              </m:sSubSup>
            </m:e>
          </m:nary>
          <m:r>
            <m:rPr>
              <m:sty m:val="p"/>
            </m:rPr>
            <w:rPr>
              <w:rFonts w:ascii="Cambria Math" w:hAnsi="Cambria Math" w:cs="Times New Roman"/>
              <w:sz w:val="24"/>
              <w:szCs w:val="24"/>
            </w:rPr>
            <m:t>.</m:t>
          </m:r>
        </m:oMath>
      </m:oMathPara>
    </w:p>
    <w:p w14:paraId="2725AE85"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optimization code omitted the multinomial coefficient from the log likelihood because it is constant with respect to the estimated parameters. Positivity and the unit-sum constraint were imposed through a baseline-category softmax transformation. For </w:t>
      </w:r>
      <m:oMath>
        <m:r>
          <m:rPr>
            <m:sty m:val="b"/>
          </m:rPr>
          <w:rPr>
            <w:rFonts w:ascii="Cambria Math" w:hAnsi="Cambria Math" w:cs="Times New Roman"/>
            <w:color w:val="auto"/>
            <w:sz w:val="24"/>
          </w:rPr>
          <m:t>z</m:t>
        </m:r>
        <m:r>
          <m:rPr>
            <m:sty m:val="p"/>
          </m:rPr>
          <w:rPr>
            <w:rFonts w:ascii="Cambria Math" w:hAnsi="Cambria Math" w:cs="Times New Roman"/>
            <w:color w:val="auto"/>
            <w:sz w:val="24"/>
          </w:rPr>
          <m:t>∈</m:t>
        </m:r>
        <m:sSup>
          <m:sSupPr>
            <m:ctrlPr>
              <w:rPr>
                <w:rFonts w:ascii="Cambria Math" w:hAnsi="Cambria Math" w:cs="Times New Roman"/>
                <w:color w:val="auto"/>
                <w:sz w:val="24"/>
              </w:rPr>
            </m:ctrlPr>
          </m:sSupPr>
          <m:e>
            <m:r>
              <m:rPr>
                <m:scr m:val="double-struck"/>
                <m:sty m:val="p"/>
              </m:rPr>
              <w:rPr>
                <w:rFonts w:ascii="Cambria Math" w:hAnsi="Cambria Math" w:cs="Times New Roman"/>
                <w:color w:val="auto"/>
                <w:sz w:val="24"/>
              </w:rPr>
              <m:t>R</m:t>
            </m:r>
          </m:e>
          <m:sup>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sup>
        </m:sSup>
      </m:oMath>
      <w:r w:rsidRPr="00452C51">
        <w:rPr>
          <w:rFonts w:ascii="Times New Roman" w:hAnsi="Times New Roman" w:cs="Times New Roman"/>
          <w:color w:val="auto"/>
          <w:sz w:val="24"/>
        </w:rPr>
        <w:t xml:space="preserve">, the code formed </w:t>
      </w:r>
      <m:oMath>
        <m:r>
          <m:rPr>
            <m:sty m:val="b"/>
          </m:rPr>
          <w:rPr>
            <w:rFonts w:ascii="Cambria Math" w:hAnsi="Cambria Math" w:cs="Times New Roman"/>
            <w:color w:val="auto"/>
            <w:sz w:val="24"/>
          </w:rPr>
          <m:t>v</m:t>
        </m:r>
        <m:r>
          <m:rPr>
            <m:sty m:val="p"/>
          </m:rPr>
          <w:rPr>
            <w:rFonts w:ascii="Cambria Math" w:hAnsi="Cambria Math" w:cs="Times New Roman"/>
            <w:color w:val="auto"/>
            <w:sz w:val="24"/>
          </w:rPr>
          <m:t>=</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z</m:t>
                </m:r>
              </m:e>
              <m:sub>
                <m:r>
                  <w:rPr>
                    <w:rFonts w:ascii="Cambria Math" w:hAnsi="Cambria Math" w:cs="Times New Roman"/>
                    <w:color w:val="auto"/>
                    <w:sz w:val="24"/>
                  </w:rPr>
                  <m:t>1</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z</m:t>
                </m:r>
              </m:e>
              <m:sub>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sub>
            </m:sSub>
            <m:r>
              <m:rPr>
                <m:sty m:val="p"/>
              </m:rPr>
              <w:rPr>
                <w:rFonts w:ascii="Cambria Math" w:hAnsi="Cambria Math" w:cs="Times New Roman"/>
                <w:color w:val="auto"/>
                <w:sz w:val="24"/>
              </w:rPr>
              <m:t>,</m:t>
            </m:r>
            <m:r>
              <w:rPr>
                <w:rFonts w:ascii="Cambria Math" w:hAnsi="Cambria Math" w:cs="Times New Roman"/>
                <w:color w:val="auto"/>
                <w:sz w:val="24"/>
              </w:rPr>
              <m:t>0</m:t>
            </m:r>
          </m:e>
        </m:d>
      </m:oMath>
      <w:r w:rsidRPr="00452C51">
        <w:rPr>
          <w:rFonts w:ascii="Times New Roman" w:hAnsi="Times New Roman" w:cs="Times New Roman"/>
          <w:color w:val="auto"/>
          <w:sz w:val="24"/>
        </w:rPr>
        <w:t xml:space="preserve"> and used</w:t>
      </w:r>
    </w:p>
    <w:p w14:paraId="6BA4E0B5"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k</m:t>
              </m:r>
            </m:sub>
          </m:sSub>
          <m:d>
            <m:dPr>
              <m:ctrlPr>
                <w:rPr>
                  <w:rFonts w:ascii="Cambria Math" w:hAnsi="Cambria Math" w:cs="Times New Roman"/>
                  <w:sz w:val="24"/>
                  <w:szCs w:val="24"/>
                </w:rPr>
              </m:ctrlPr>
            </m:dPr>
            <m:e>
              <m:r>
                <m:rPr>
                  <m:sty m:val="b"/>
                </m:rPr>
                <w:rPr>
                  <w:rFonts w:ascii="Cambria Math" w:hAnsi="Cambria Math" w:cs="Times New Roman"/>
                  <w:sz w:val="24"/>
                  <w:szCs w:val="24"/>
                </w:rPr>
                <m:t>z</m:t>
              </m:r>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exp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e>
              </m:d>
            </m:num>
            <m:den>
              <m:nary>
                <m:naryPr>
                  <m:chr m:val="∑"/>
                  <m:limLoc m:val="undOvr"/>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r>
                    <m:rPr>
                      <m:sty m:val="p"/>
                    </m:rPr>
                    <w:rPr>
                      <w:rFonts w:ascii="Cambria Math" w:hAnsi="Cambria Math" w:cs="Times New Roman"/>
                      <w:sz w:val="24"/>
                      <w:szCs w:val="24"/>
                    </w:rPr>
                    <m:t>exp</m:t>
                  </m:r>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e>
              </m:d>
            </m:den>
          </m:f>
          <m:r>
            <m:rPr>
              <m:sty m:val="p"/>
            </m:rPr>
            <w:rPr>
              <w:rFonts w:ascii="Cambria Math" w:hAnsi="Cambria Math" w:cs="Times New Roman"/>
              <w:sz w:val="24"/>
              <w:szCs w:val="24"/>
            </w:rPr>
            <m:t>.</m:t>
          </m:r>
        </m:oMath>
      </m:oMathPara>
    </w:p>
    <w:p w14:paraId="2F4D6908" w14:textId="77777777" w:rsidR="00FC3CBA" w:rsidRPr="00452C51" w:rsidRDefault="00FC3CBA" w:rsidP="00FC3CBA">
      <w:pPr>
        <w:pStyle w:val="Heading1"/>
        <w:rPr>
          <w:rFonts w:ascii="Times New Roman" w:hAnsi="Times New Roman" w:cs="Times New Roman"/>
          <w:color w:val="auto"/>
          <w:sz w:val="24"/>
          <w:szCs w:val="24"/>
        </w:rPr>
      </w:pPr>
      <w:bookmarkStart w:id="3" w:name="X4c804383a9bad466cac51fc86d8efbeffa9393d"/>
      <w:bookmarkEnd w:id="2"/>
      <w:r w:rsidRPr="00452C51">
        <w:rPr>
          <w:rFonts w:ascii="Times New Roman" w:hAnsi="Times New Roman" w:cs="Times New Roman"/>
          <w:color w:val="auto"/>
          <w:sz w:val="24"/>
          <w:szCs w:val="24"/>
        </w:rPr>
        <w:t>Factorial experimental design and computational workflow</w:t>
      </w:r>
    </w:p>
    <w:p w14:paraId="47C31353"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The factorial design varied five three-level factors within each sample-size-distribution block. The factors and retained levels were:</w:t>
      </w:r>
    </w:p>
    <w:tbl>
      <w:tblPr>
        <w:tblStyle w:val="Table"/>
        <w:tblW w:w="5000" w:type="pct"/>
        <w:jc w:val="center"/>
        <w:tblLayout w:type="fixed"/>
        <w:tblLook w:val="0020" w:firstRow="1" w:lastRow="0" w:firstColumn="0" w:lastColumn="0" w:noHBand="0" w:noVBand="0"/>
      </w:tblPr>
      <w:tblGrid>
        <w:gridCol w:w="2352"/>
        <w:gridCol w:w="1680"/>
        <w:gridCol w:w="6048"/>
      </w:tblGrid>
      <w:tr w:rsidR="00FC3CBA" w:rsidRPr="00452C51" w14:paraId="3BFE34D2" w14:textId="77777777" w:rsidTr="000C6680">
        <w:trPr>
          <w:cnfStyle w:val="100000000000" w:firstRow="1" w:lastRow="0" w:firstColumn="0" w:lastColumn="0" w:oddVBand="0" w:evenVBand="0" w:oddHBand="0" w:evenHBand="0" w:firstRowFirstColumn="0" w:firstRowLastColumn="0" w:lastRowFirstColumn="0" w:lastRowLastColumn="0"/>
          <w:cantSplit/>
          <w:tblHeader/>
          <w:jc w:val="center"/>
        </w:trPr>
        <w:tc>
          <w:tcPr>
            <w:tcW w:w="2100" w:type="dxa"/>
            <w:shd w:val="clear" w:color="auto" w:fill="D9EAF7"/>
            <w:tcMar>
              <w:top w:w="70" w:type="dxa"/>
              <w:left w:w="95" w:type="dxa"/>
              <w:bottom w:w="70" w:type="dxa"/>
              <w:right w:w="95" w:type="dxa"/>
            </w:tcMar>
            <w:vAlign w:val="center"/>
          </w:tcPr>
          <w:p w14:paraId="21C93291" w14:textId="77777777" w:rsidR="00FC3CBA" w:rsidRPr="00452C51" w:rsidRDefault="00FC3CBA" w:rsidP="000C6680">
            <w:pPr>
              <w:pStyle w:val="Compact"/>
              <w:keepNext/>
              <w:spacing w:after="40" w:line="240" w:lineRule="auto"/>
              <w:rPr>
                <w:rFonts w:ascii="Times New Roman" w:hAnsi="Times New Roman" w:cs="Times New Roman"/>
                <w:color w:val="auto"/>
                <w:sz w:val="24"/>
              </w:rPr>
            </w:pPr>
            <w:r w:rsidRPr="00452C51">
              <w:rPr>
                <w:rFonts w:ascii="Times New Roman" w:hAnsi="Times New Roman" w:cs="Times New Roman"/>
                <w:b/>
                <w:color w:val="auto"/>
                <w:sz w:val="24"/>
              </w:rPr>
              <w:t>Factor</w:t>
            </w:r>
          </w:p>
        </w:tc>
        <w:tc>
          <w:tcPr>
            <w:tcW w:w="1500" w:type="dxa"/>
            <w:shd w:val="clear" w:color="auto" w:fill="D9EAF7"/>
            <w:tcMar>
              <w:top w:w="70" w:type="dxa"/>
              <w:left w:w="95" w:type="dxa"/>
              <w:bottom w:w="70" w:type="dxa"/>
              <w:right w:w="95" w:type="dxa"/>
            </w:tcMar>
            <w:vAlign w:val="center"/>
          </w:tcPr>
          <w:p w14:paraId="3EA5AF3B" w14:textId="77777777" w:rsidR="00FC3CBA" w:rsidRPr="00452C51" w:rsidRDefault="00FC3CBA" w:rsidP="000C6680">
            <w:pPr>
              <w:pStyle w:val="Compact"/>
              <w:keepNext/>
              <w:spacing w:after="40" w:line="240" w:lineRule="auto"/>
              <w:rPr>
                <w:rFonts w:ascii="Times New Roman" w:hAnsi="Times New Roman" w:cs="Times New Roman"/>
                <w:color w:val="auto"/>
                <w:sz w:val="24"/>
              </w:rPr>
            </w:pPr>
            <w:r w:rsidRPr="00452C51">
              <w:rPr>
                <w:rFonts w:ascii="Times New Roman" w:hAnsi="Times New Roman" w:cs="Times New Roman"/>
                <w:b/>
                <w:color w:val="auto"/>
                <w:sz w:val="24"/>
              </w:rPr>
              <w:t>Levels</w:t>
            </w:r>
          </w:p>
        </w:tc>
        <w:tc>
          <w:tcPr>
            <w:tcW w:w="5400" w:type="dxa"/>
            <w:shd w:val="clear" w:color="auto" w:fill="D9EAF7"/>
            <w:tcMar>
              <w:top w:w="70" w:type="dxa"/>
              <w:left w:w="95" w:type="dxa"/>
              <w:bottom w:w="70" w:type="dxa"/>
              <w:right w:w="95" w:type="dxa"/>
            </w:tcMar>
            <w:vAlign w:val="center"/>
          </w:tcPr>
          <w:p w14:paraId="75403A01" w14:textId="77777777" w:rsidR="00FC3CBA" w:rsidRPr="00452C51" w:rsidRDefault="00FC3CBA" w:rsidP="000C6680">
            <w:pPr>
              <w:pStyle w:val="Compact"/>
              <w:keepNext/>
              <w:spacing w:after="40" w:line="240" w:lineRule="auto"/>
              <w:rPr>
                <w:rFonts w:ascii="Times New Roman" w:hAnsi="Times New Roman" w:cs="Times New Roman"/>
                <w:color w:val="auto"/>
                <w:sz w:val="24"/>
              </w:rPr>
            </w:pPr>
            <w:r w:rsidRPr="00452C51">
              <w:rPr>
                <w:rFonts w:ascii="Times New Roman" w:hAnsi="Times New Roman" w:cs="Times New Roman"/>
                <w:b/>
                <w:color w:val="auto"/>
                <w:sz w:val="24"/>
              </w:rPr>
              <w:t>Role in the experiment</w:t>
            </w:r>
          </w:p>
        </w:tc>
      </w:tr>
      <w:tr w:rsidR="00FC3CBA" w:rsidRPr="00452C51" w14:paraId="0E2513D5" w14:textId="77777777" w:rsidTr="000C6680">
        <w:trPr>
          <w:cantSplit/>
          <w:jc w:val="center"/>
        </w:trPr>
        <w:tc>
          <w:tcPr>
            <w:tcW w:w="2100" w:type="dxa"/>
            <w:tcMar>
              <w:top w:w="70" w:type="dxa"/>
              <w:left w:w="95" w:type="dxa"/>
              <w:bottom w:w="70" w:type="dxa"/>
              <w:right w:w="95" w:type="dxa"/>
            </w:tcMar>
            <w:vAlign w:val="center"/>
          </w:tcPr>
          <w:p w14:paraId="223D2AE4"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 xml:space="preserve">Mean group sample size, </w:t>
            </w:r>
            <m:oMath>
              <m:sSub>
                <m:sSubPr>
                  <m:ctrlPr>
                    <w:rPr>
                      <w:rFonts w:ascii="Cambria Math" w:hAnsi="Cambria Math" w:cs="Times New Roman"/>
                      <w:color w:val="auto"/>
                      <w:sz w:val="24"/>
                    </w:rPr>
                  </m:ctrlPr>
                </m:sSubPr>
                <m:e>
                  <m:r>
                    <w:rPr>
                      <w:rFonts w:ascii="Cambria Math" w:hAnsi="Cambria Math" w:cs="Times New Roman"/>
                      <w:color w:val="auto"/>
                      <w:sz w:val="24"/>
                    </w:rPr>
                    <m:t>μ</m:t>
                  </m:r>
                </m:e>
                <m:sub>
                  <m:r>
                    <w:rPr>
                      <w:rFonts w:ascii="Cambria Math" w:hAnsi="Cambria Math" w:cs="Times New Roman"/>
                      <w:color w:val="auto"/>
                      <w:sz w:val="24"/>
                    </w:rPr>
                    <m:t>N</m:t>
                  </m:r>
                </m:sub>
              </m:sSub>
            </m:oMath>
            <w:r w:rsidRPr="00452C51">
              <w:rPr>
                <w:rFonts w:ascii="Times New Roman" w:hAnsi="Times New Roman" w:cs="Times New Roman"/>
                <w:color w:val="auto"/>
                <w:sz w:val="24"/>
              </w:rPr>
              <w:t xml:space="preserve"> (</w:t>
            </w:r>
            <w:r w:rsidRPr="00452C51">
              <w:rPr>
                <w:rStyle w:val="VerbatimChar"/>
                <w:rFonts w:ascii="Times New Roman" w:eastAsiaTheme="minorHAnsi" w:hAnsi="Times New Roman" w:cs="Times New Roman"/>
                <w:color w:val="auto"/>
                <w:sz w:val="24"/>
                <w:szCs w:val="24"/>
              </w:rPr>
              <w:t>mean_nsamp</w:t>
            </w:r>
            <w:r w:rsidRPr="00452C51">
              <w:rPr>
                <w:rFonts w:ascii="Times New Roman" w:hAnsi="Times New Roman" w:cs="Times New Roman"/>
                <w:color w:val="auto"/>
                <w:sz w:val="24"/>
              </w:rPr>
              <w:t>)</w:t>
            </w:r>
          </w:p>
        </w:tc>
        <w:tc>
          <w:tcPr>
            <w:tcW w:w="1500" w:type="dxa"/>
            <w:tcMar>
              <w:top w:w="70" w:type="dxa"/>
              <w:left w:w="95" w:type="dxa"/>
              <w:bottom w:w="70" w:type="dxa"/>
              <w:right w:w="95" w:type="dxa"/>
            </w:tcMar>
            <w:vAlign w:val="center"/>
          </w:tcPr>
          <w:p w14:paraId="1FA33510"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25, 50, 100</w:t>
            </w:r>
          </w:p>
        </w:tc>
        <w:tc>
          <w:tcPr>
            <w:tcW w:w="5400" w:type="dxa"/>
            <w:tcMar>
              <w:top w:w="70" w:type="dxa"/>
              <w:left w:w="95" w:type="dxa"/>
              <w:bottom w:w="70" w:type="dxa"/>
              <w:right w:w="95" w:type="dxa"/>
            </w:tcMar>
            <w:vAlign w:val="center"/>
          </w:tcPr>
          <w:p w14:paraId="53375E2F"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Controlled the expected information per sampled group.</w:t>
            </w:r>
          </w:p>
        </w:tc>
      </w:tr>
      <w:tr w:rsidR="00FC3CBA" w:rsidRPr="00452C51" w14:paraId="6AFA7AA5" w14:textId="77777777" w:rsidTr="000C6680">
        <w:trPr>
          <w:cantSplit/>
          <w:jc w:val="center"/>
        </w:trPr>
        <w:tc>
          <w:tcPr>
            <w:tcW w:w="2100" w:type="dxa"/>
            <w:shd w:val="clear" w:color="auto" w:fill="F4F7FA"/>
            <w:tcMar>
              <w:top w:w="70" w:type="dxa"/>
              <w:left w:w="95" w:type="dxa"/>
              <w:bottom w:w="70" w:type="dxa"/>
              <w:right w:w="95" w:type="dxa"/>
            </w:tcMar>
            <w:vAlign w:val="center"/>
          </w:tcPr>
          <w:p w14:paraId="3F76954A"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 xml:space="preserve">Between-group log-composition SD, </w:t>
            </w:r>
            <m:oMath>
              <m:r>
                <w:rPr>
                  <w:rFonts w:ascii="Cambria Math" w:hAnsi="Cambria Math" w:cs="Times New Roman"/>
                  <w:color w:val="auto"/>
                  <w:sz w:val="24"/>
                </w:rPr>
                <m:t>σ</m:t>
              </m:r>
            </m:oMath>
          </w:p>
        </w:tc>
        <w:tc>
          <w:tcPr>
            <w:tcW w:w="1500" w:type="dxa"/>
            <w:shd w:val="clear" w:color="auto" w:fill="F4F7FA"/>
            <w:tcMar>
              <w:top w:w="70" w:type="dxa"/>
              <w:left w:w="95" w:type="dxa"/>
              <w:bottom w:w="70" w:type="dxa"/>
              <w:right w:w="95" w:type="dxa"/>
            </w:tcMar>
            <w:vAlign w:val="center"/>
          </w:tcPr>
          <w:p w14:paraId="434A1997"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0.25, 0.50, 1.00</w:t>
            </w:r>
          </w:p>
        </w:tc>
        <w:tc>
          <w:tcPr>
            <w:tcW w:w="5400" w:type="dxa"/>
            <w:shd w:val="clear" w:color="auto" w:fill="F4F7FA"/>
            <w:tcMar>
              <w:top w:w="70" w:type="dxa"/>
              <w:left w:w="95" w:type="dxa"/>
              <w:bottom w:w="70" w:type="dxa"/>
              <w:right w:w="95" w:type="dxa"/>
            </w:tcMar>
            <w:vAlign w:val="center"/>
          </w:tcPr>
          <w:p w14:paraId="0CC48A4E"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Controlled departure of group compositions from the target composition.</w:t>
            </w:r>
          </w:p>
        </w:tc>
      </w:tr>
      <w:tr w:rsidR="00FC3CBA" w:rsidRPr="00452C51" w14:paraId="775B4D6B" w14:textId="77777777" w:rsidTr="000C6680">
        <w:trPr>
          <w:cantSplit/>
          <w:jc w:val="center"/>
        </w:trPr>
        <w:tc>
          <w:tcPr>
            <w:tcW w:w="2100" w:type="dxa"/>
            <w:tcMar>
              <w:top w:w="70" w:type="dxa"/>
              <w:left w:w="95" w:type="dxa"/>
              <w:bottom w:w="70" w:type="dxa"/>
              <w:right w:w="95" w:type="dxa"/>
            </w:tcMar>
            <w:vAlign w:val="center"/>
          </w:tcPr>
          <w:p w14:paraId="26400181"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lastRenderedPageBreak/>
              <w:t xml:space="preserve">Baseline concentration weight, </w:t>
            </w:r>
            <m:oMath>
              <m:sSub>
                <m:sSubPr>
                  <m:ctrlPr>
                    <w:rPr>
                      <w:rFonts w:ascii="Cambria Math" w:hAnsi="Cambria Math" w:cs="Times New Roman"/>
                      <w:color w:val="auto"/>
                      <w:sz w:val="24"/>
                    </w:rPr>
                  </m:ctrlPr>
                </m:sSubPr>
                <m:e>
                  <m:r>
                    <w:rPr>
                      <w:rFonts w:ascii="Cambria Math" w:hAnsi="Cambria Math" w:cs="Times New Roman"/>
                      <w:color w:val="auto"/>
                      <w:sz w:val="24"/>
                    </w:rPr>
                    <m:t>θ</m:t>
                  </m:r>
                </m:e>
                <m:sub>
                  <m:r>
                    <m:rPr>
                      <m:sty m:val="p"/>
                    </m:rPr>
                    <w:rPr>
                      <w:rFonts w:ascii="Cambria Math" w:hAnsi="Cambria Math" w:cs="Times New Roman"/>
                      <w:color w:val="auto"/>
                      <w:sz w:val="24"/>
                    </w:rPr>
                    <m:t>true</m:t>
                  </m:r>
                </m:sub>
              </m:sSub>
            </m:oMath>
          </w:p>
        </w:tc>
        <w:tc>
          <w:tcPr>
            <w:tcW w:w="1500" w:type="dxa"/>
            <w:tcMar>
              <w:top w:w="70" w:type="dxa"/>
              <w:left w:w="95" w:type="dxa"/>
              <w:bottom w:w="70" w:type="dxa"/>
              <w:right w:w="95" w:type="dxa"/>
            </w:tcMar>
            <w:vAlign w:val="center"/>
          </w:tcPr>
          <w:p w14:paraId="00868B8F"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0.5, 1.0, 2.0</w:t>
            </w:r>
          </w:p>
        </w:tc>
        <w:tc>
          <w:tcPr>
            <w:tcW w:w="5400" w:type="dxa"/>
            <w:tcMar>
              <w:top w:w="70" w:type="dxa"/>
              <w:left w:w="95" w:type="dxa"/>
              <w:bottom w:w="70" w:type="dxa"/>
              <w:right w:w="95" w:type="dxa"/>
            </w:tcMar>
            <w:vAlign w:val="center"/>
          </w:tcPr>
          <w:p w14:paraId="44A48A52"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 xml:space="preserve">Controlled Dirichlet concentration relative to </w:t>
            </w:r>
            <m:oMath>
              <m:sSub>
                <m:sSubPr>
                  <m:ctrlPr>
                    <w:rPr>
                      <w:rFonts w:ascii="Cambria Math" w:hAnsi="Cambria Math" w:cs="Times New Roman"/>
                      <w:color w:val="auto"/>
                      <w:sz w:val="24"/>
                    </w:rPr>
                  </m:ctrlPr>
                </m:sSubPr>
                <m:e>
                  <m:r>
                    <w:rPr>
                      <w:rFonts w:ascii="Cambria Math" w:hAnsi="Cambria Math" w:cs="Times New Roman"/>
                      <w:color w:val="auto"/>
                      <w:sz w:val="24"/>
                    </w:rPr>
                    <m:t>N</m:t>
                  </m:r>
                </m:e>
                <m:sub>
                  <m:r>
                    <w:rPr>
                      <w:rFonts w:ascii="Cambria Math" w:hAnsi="Cambria Math" w:cs="Times New Roman"/>
                      <w:color w:val="auto"/>
                      <w:sz w:val="24"/>
                    </w:rPr>
                    <m:t>g</m:t>
                  </m:r>
                </m:sub>
              </m:sSub>
            </m:oMath>
            <w:r w:rsidRPr="00452C51">
              <w:rPr>
                <w:rFonts w:ascii="Times New Roman" w:hAnsi="Times New Roman" w:cs="Times New Roman"/>
                <w:color w:val="auto"/>
                <w:sz w:val="24"/>
              </w:rPr>
              <w:t>.</w:t>
            </w:r>
          </w:p>
        </w:tc>
      </w:tr>
      <w:tr w:rsidR="00FC3CBA" w:rsidRPr="00452C51" w14:paraId="7FB5C56D" w14:textId="77777777" w:rsidTr="000C6680">
        <w:trPr>
          <w:cantSplit/>
          <w:jc w:val="center"/>
        </w:trPr>
        <w:tc>
          <w:tcPr>
            <w:tcW w:w="2100" w:type="dxa"/>
            <w:shd w:val="clear" w:color="auto" w:fill="F4F7FA"/>
            <w:tcMar>
              <w:top w:w="70" w:type="dxa"/>
              <w:left w:w="95" w:type="dxa"/>
              <w:bottom w:w="70" w:type="dxa"/>
              <w:right w:w="95" w:type="dxa"/>
            </w:tcMar>
            <w:vAlign w:val="center"/>
          </w:tcPr>
          <w:p w14:paraId="04B6012E"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 xml:space="preserve">Concentration coefficient of variation, </w:t>
            </w:r>
            <m:oMath>
              <m:r>
                <w:rPr>
                  <w:rFonts w:ascii="Cambria Math" w:hAnsi="Cambria Math" w:cs="Times New Roman"/>
                  <w:color w:val="auto"/>
                  <w:sz w:val="24"/>
                </w:rPr>
                <m:t>C</m:t>
              </m:r>
              <m:sSub>
                <m:sSubPr>
                  <m:ctrlPr>
                    <w:rPr>
                      <w:rFonts w:ascii="Cambria Math" w:hAnsi="Cambria Math" w:cs="Times New Roman"/>
                      <w:color w:val="auto"/>
                      <w:sz w:val="24"/>
                    </w:rPr>
                  </m:ctrlPr>
                </m:sSubPr>
                <m:e>
                  <m:r>
                    <w:rPr>
                      <w:rFonts w:ascii="Cambria Math" w:hAnsi="Cambria Math" w:cs="Times New Roman"/>
                      <w:color w:val="auto"/>
                      <w:sz w:val="24"/>
                    </w:rPr>
                    <m:t>V</m:t>
                  </m:r>
                </m:e>
                <m:sub>
                  <m:r>
                    <w:rPr>
                      <w:rFonts w:ascii="Cambria Math" w:hAnsi="Cambria Math" w:cs="Times New Roman"/>
                      <w:color w:val="auto"/>
                      <w:sz w:val="24"/>
                    </w:rPr>
                    <m:t>θ</m:t>
                  </m:r>
                </m:sub>
              </m:sSub>
            </m:oMath>
          </w:p>
        </w:tc>
        <w:tc>
          <w:tcPr>
            <w:tcW w:w="1500" w:type="dxa"/>
            <w:shd w:val="clear" w:color="auto" w:fill="F4F7FA"/>
            <w:tcMar>
              <w:top w:w="70" w:type="dxa"/>
              <w:left w:w="95" w:type="dxa"/>
              <w:bottom w:w="70" w:type="dxa"/>
              <w:right w:w="95" w:type="dxa"/>
            </w:tcMar>
            <w:vAlign w:val="center"/>
          </w:tcPr>
          <w:p w14:paraId="5557E633"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0, 0.2, 0.6</w:t>
            </w:r>
          </w:p>
        </w:tc>
        <w:tc>
          <w:tcPr>
            <w:tcW w:w="5400" w:type="dxa"/>
            <w:shd w:val="clear" w:color="auto" w:fill="F4F7FA"/>
            <w:tcMar>
              <w:top w:w="70" w:type="dxa"/>
              <w:left w:w="95" w:type="dxa"/>
              <w:bottom w:w="70" w:type="dxa"/>
              <w:right w:w="95" w:type="dxa"/>
            </w:tcMar>
            <w:vAlign w:val="center"/>
          </w:tcPr>
          <w:p w14:paraId="28271DFA"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Controlled heterogeneity in concentration weights among groups.</w:t>
            </w:r>
          </w:p>
        </w:tc>
      </w:tr>
      <w:tr w:rsidR="00FC3CBA" w:rsidRPr="00452C51" w14:paraId="725DBAE9" w14:textId="77777777" w:rsidTr="000C6680">
        <w:trPr>
          <w:cantSplit/>
          <w:jc w:val="center"/>
        </w:trPr>
        <w:tc>
          <w:tcPr>
            <w:tcW w:w="2100" w:type="dxa"/>
            <w:tcMar>
              <w:top w:w="70" w:type="dxa"/>
              <w:left w:w="95" w:type="dxa"/>
              <w:bottom w:w="70" w:type="dxa"/>
              <w:right w:w="95" w:type="dxa"/>
            </w:tcMar>
            <w:vAlign w:val="center"/>
          </w:tcPr>
          <w:p w14:paraId="7B63DCFB"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 xml:space="preserve">Number of sampled groups, </w:t>
            </w:r>
            <m:oMath>
              <m:r>
                <w:rPr>
                  <w:rFonts w:ascii="Cambria Math" w:hAnsi="Cambria Math" w:cs="Times New Roman"/>
                  <w:color w:val="auto"/>
                  <w:sz w:val="24"/>
                </w:rPr>
                <m:t>G</m:t>
              </m:r>
            </m:oMath>
          </w:p>
        </w:tc>
        <w:tc>
          <w:tcPr>
            <w:tcW w:w="1500" w:type="dxa"/>
            <w:tcMar>
              <w:top w:w="70" w:type="dxa"/>
              <w:left w:w="95" w:type="dxa"/>
              <w:bottom w:w="70" w:type="dxa"/>
              <w:right w:w="95" w:type="dxa"/>
            </w:tcMar>
            <w:vAlign w:val="center"/>
          </w:tcPr>
          <w:p w14:paraId="41218916"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2, 4, 8</w:t>
            </w:r>
          </w:p>
        </w:tc>
        <w:tc>
          <w:tcPr>
            <w:tcW w:w="5400" w:type="dxa"/>
            <w:tcMar>
              <w:top w:w="70" w:type="dxa"/>
              <w:left w:w="95" w:type="dxa"/>
              <w:bottom w:w="70" w:type="dxa"/>
              <w:right w:w="95" w:type="dxa"/>
            </w:tcMar>
            <w:vAlign w:val="center"/>
          </w:tcPr>
          <w:p w14:paraId="3E94ED3B" w14:textId="77777777" w:rsidR="00FC3CBA" w:rsidRPr="00452C51" w:rsidRDefault="00FC3CBA" w:rsidP="000C6680">
            <w:pPr>
              <w:pStyle w:val="Compact"/>
              <w:spacing w:after="40" w:line="240" w:lineRule="auto"/>
              <w:rPr>
                <w:rFonts w:ascii="Times New Roman" w:hAnsi="Times New Roman" w:cs="Times New Roman"/>
                <w:color w:val="auto"/>
                <w:sz w:val="24"/>
              </w:rPr>
            </w:pPr>
            <w:r w:rsidRPr="00452C51">
              <w:rPr>
                <w:rFonts w:ascii="Times New Roman" w:hAnsi="Times New Roman" w:cs="Times New Roman"/>
                <w:color w:val="auto"/>
                <w:sz w:val="24"/>
              </w:rPr>
              <w:t>Controlled the amount of group-level replication.</w:t>
            </w:r>
          </w:p>
        </w:tc>
      </w:tr>
    </w:tbl>
    <w:p w14:paraId="10D86B9E"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Within a sample-size block, the full crossing contained </w:t>
      </w:r>
      <m:oMath>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5</m:t>
            </m:r>
          </m:sup>
        </m:sSup>
        <m:r>
          <m:rPr>
            <m:sty m:val="p"/>
          </m:rPr>
          <w:rPr>
            <w:rFonts w:ascii="Cambria Math" w:hAnsi="Cambria Math" w:cs="Times New Roman"/>
            <w:sz w:val="24"/>
            <w:szCs w:val="24"/>
          </w:rPr>
          <m:t>=</m:t>
        </m:r>
        <m:r>
          <w:rPr>
            <w:rFonts w:ascii="Cambria Math" w:hAnsi="Cambria Math" w:cs="Times New Roman"/>
            <w:sz w:val="24"/>
            <w:szCs w:val="24"/>
          </w:rPr>
          <m:t>243</m:t>
        </m:r>
      </m:oMath>
      <w:r w:rsidRPr="00452C51">
        <w:rPr>
          <w:rFonts w:cs="Times New Roman"/>
          <w:sz w:val="24"/>
          <w:szCs w:val="24"/>
        </w:rPr>
        <w:t xml:space="preserve"> factorial combinations. The retained design used three sample-size distributions—Poisson, lognormal, and negative binomial—so the intended three-block design contains </w:t>
      </w:r>
      <m:oMath>
        <m:r>
          <w:rPr>
            <w:rFonts w:ascii="Cambria Math" w:hAnsi="Cambria Math" w:cs="Times New Roman"/>
            <w:sz w:val="24"/>
            <w:szCs w:val="24"/>
          </w:rPr>
          <m:t>3</m:t>
        </m:r>
        <m:r>
          <m:rPr>
            <m:sty m:val="p"/>
          </m:rPr>
          <w:rPr>
            <w:rFonts w:ascii="Cambria Math" w:hAnsi="Cambria Math" w:cs="Times New Roman"/>
            <w:sz w:val="24"/>
            <w:szCs w:val="24"/>
          </w:rPr>
          <m:t>×</m:t>
        </m:r>
        <m:r>
          <w:rPr>
            <w:rFonts w:ascii="Cambria Math" w:hAnsi="Cambria Math" w:cs="Times New Roman"/>
            <w:sz w:val="24"/>
            <w:szCs w:val="24"/>
          </w:rPr>
          <m:t>243</m:t>
        </m:r>
        <m:r>
          <m:rPr>
            <m:sty m:val="p"/>
          </m:rPr>
          <w:rPr>
            <w:rFonts w:ascii="Cambria Math" w:hAnsi="Cambria Math" w:cs="Times New Roman"/>
            <w:sz w:val="24"/>
            <w:szCs w:val="24"/>
          </w:rPr>
          <m:t>=</m:t>
        </m:r>
        <m:r>
          <w:rPr>
            <w:rFonts w:ascii="Cambria Math" w:hAnsi="Cambria Math" w:cs="Times New Roman"/>
            <w:sz w:val="24"/>
            <w:szCs w:val="24"/>
          </w:rPr>
          <m:t>729</m:t>
        </m:r>
      </m:oMath>
      <w:r w:rsidRPr="00452C51">
        <w:rPr>
          <w:rFonts w:cs="Times New Roman"/>
          <w:sz w:val="24"/>
          <w:szCs w:val="24"/>
        </w:rPr>
        <w:t xml:space="preserve"> experiments per test case. The design held the lognormal log-scale SD at </w:t>
      </w:r>
      <m:oMath>
        <m:r>
          <w:rPr>
            <w:rFonts w:ascii="Cambria Math" w:hAnsi="Cambria Math" w:cs="Times New Roman"/>
            <w:sz w:val="24"/>
            <w:szCs w:val="24"/>
          </w:rPr>
          <m:t>τ</m:t>
        </m:r>
        <m:r>
          <m:rPr>
            <m:sty m:val="p"/>
          </m:rPr>
          <w:rPr>
            <w:rFonts w:ascii="Cambria Math" w:hAnsi="Cambria Math" w:cs="Times New Roman"/>
            <w:sz w:val="24"/>
            <w:szCs w:val="24"/>
          </w:rPr>
          <m:t>=</m:t>
        </m:r>
        <m:r>
          <w:rPr>
            <w:rFonts w:ascii="Cambria Math" w:hAnsi="Cambria Math" w:cs="Times New Roman"/>
            <w:sz w:val="24"/>
            <w:szCs w:val="24"/>
          </w:rPr>
          <m:t>1</m:t>
        </m:r>
      </m:oMath>
      <w:r w:rsidRPr="00452C51">
        <w:rPr>
          <w:rFonts w:cs="Times New Roman"/>
          <w:sz w:val="24"/>
          <w:szCs w:val="24"/>
        </w:rPr>
        <w:t xml:space="preserve"> and the negative-binomial size parameter at </w:t>
      </w: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25</m:t>
        </m:r>
      </m:oMath>
      <w:r w:rsidRPr="00452C51">
        <w:rPr>
          <w:rFonts w:cs="Times New Roman"/>
          <w:sz w:val="24"/>
          <w:szCs w:val="24"/>
        </w:rPr>
        <w:t>.</w:t>
      </w:r>
    </w:p>
    <w:p w14:paraId="59A54053" w14:textId="7A788A92" w:rsidR="00FC3CBA" w:rsidRPr="00452C51" w:rsidRDefault="00FC3CBA" w:rsidP="00FC3CBA">
      <w:pPr>
        <w:pStyle w:val="BodyText"/>
        <w:rPr>
          <w:rFonts w:cs="Times New Roman"/>
          <w:sz w:val="24"/>
          <w:szCs w:val="24"/>
        </w:rPr>
      </w:pPr>
      <w:r w:rsidRPr="00452C51">
        <w:rPr>
          <w:rFonts w:cs="Times New Roman"/>
          <w:sz w:val="24"/>
          <w:szCs w:val="24"/>
        </w:rPr>
        <w:t xml:space="preserve">The source files contain a run-count discrepancy that must be resolved in the paper. </w:t>
      </w:r>
      <w:r w:rsidRPr="00452C51">
        <w:rPr>
          <w:rStyle w:val="VerbatimChar"/>
          <w:rFonts w:ascii="Times New Roman" w:hAnsi="Times New Roman" w:cs="Times New Roman"/>
          <w:color w:val="auto"/>
          <w:sz w:val="24"/>
          <w:szCs w:val="24"/>
        </w:rPr>
        <w:t>build_design_matrix.R</w:t>
      </w:r>
      <w:r w:rsidRPr="00452C51">
        <w:rPr>
          <w:rFonts w:cs="Times New Roman"/>
          <w:sz w:val="24"/>
          <w:szCs w:val="24"/>
        </w:rPr>
        <w:t xml:space="preserve"> constructs four blocks by additionally including a log-uniform block, giving </w:t>
      </w:r>
      <m:oMath>
        <m:r>
          <w:rPr>
            <w:rFonts w:ascii="Cambria Math" w:hAnsi="Cambria Math" w:cs="Times New Roman"/>
            <w:sz w:val="24"/>
            <w:szCs w:val="24"/>
          </w:rPr>
          <m:t>4</m:t>
        </m:r>
        <m:r>
          <m:rPr>
            <m:sty m:val="p"/>
          </m:rPr>
          <w:rPr>
            <w:rFonts w:ascii="Cambria Math" w:hAnsi="Cambria Math" w:cs="Times New Roman"/>
            <w:sz w:val="24"/>
            <w:szCs w:val="24"/>
          </w:rPr>
          <m:t>×</m:t>
        </m:r>
        <m:r>
          <w:rPr>
            <w:rFonts w:ascii="Cambria Math" w:hAnsi="Cambria Math" w:cs="Times New Roman"/>
            <w:sz w:val="24"/>
            <w:szCs w:val="24"/>
          </w:rPr>
          <m:t>243</m:t>
        </m:r>
        <m:r>
          <m:rPr>
            <m:sty m:val="p"/>
          </m:rPr>
          <w:rPr>
            <w:rFonts w:ascii="Cambria Math" w:hAnsi="Cambria Math" w:cs="Times New Roman"/>
            <w:sz w:val="24"/>
            <w:szCs w:val="24"/>
          </w:rPr>
          <m:t>=</m:t>
        </m:r>
        <m:r>
          <w:rPr>
            <w:rFonts w:ascii="Cambria Math" w:hAnsi="Cambria Math" w:cs="Times New Roman"/>
            <w:sz w:val="24"/>
            <w:szCs w:val="24"/>
          </w:rPr>
          <m:t>972</m:t>
        </m:r>
      </m:oMath>
      <w:r w:rsidRPr="00452C51">
        <w:rPr>
          <w:rFonts w:cs="Times New Roman"/>
          <w:sz w:val="24"/>
          <w:szCs w:val="24"/>
        </w:rPr>
        <w:t xml:space="preserve"> candidate experiments. In contrast, </w:t>
      </w:r>
      <w:r w:rsidRPr="00452C51">
        <w:rPr>
          <w:rStyle w:val="VerbatimChar"/>
          <w:rFonts w:ascii="Times New Roman" w:hAnsi="Times New Roman" w:cs="Times New Roman"/>
          <w:color w:val="auto"/>
          <w:sz w:val="24"/>
          <w:szCs w:val="24"/>
        </w:rPr>
        <w:t>write_input_files.R</w:t>
      </w:r>
      <w:r w:rsidRPr="00452C51">
        <w:rPr>
          <w:rFonts w:cs="Times New Roman"/>
          <w:sz w:val="24"/>
          <w:szCs w:val="24"/>
        </w:rPr>
        <w:t xml:space="preserve"> explicitly removes the log-uniform block, renumbers the remaining rows, and writes 729 input files. The </w:t>
      </w:r>
      <w:r w:rsidRPr="00452C51">
        <w:rPr>
          <w:rStyle w:val="VerbatimChar"/>
          <w:rFonts w:ascii="Times New Roman" w:hAnsi="Times New Roman" w:cs="Times New Roman"/>
          <w:color w:val="auto"/>
          <w:sz w:val="24"/>
          <w:szCs w:val="24"/>
        </w:rPr>
        <w:t>summarize_faces_lst_files.R</w:t>
      </w:r>
      <w:r w:rsidRPr="00452C51">
        <w:rPr>
          <w:rFonts w:cs="Times New Roman"/>
          <w:sz w:val="24"/>
          <w:szCs w:val="24"/>
        </w:rPr>
        <w:t xml:space="preserve"> </w:t>
      </w:r>
      <w:r w:rsidR="00800484">
        <w:rPr>
          <w:rFonts w:cs="Times New Roman"/>
          <w:sz w:val="24"/>
          <w:szCs w:val="24"/>
        </w:rPr>
        <w:t>analyzes the log files from the 729 experiments</w:t>
      </w:r>
      <w:r w:rsidRPr="00452C51">
        <w:rPr>
          <w:rFonts w:cs="Times New Roman"/>
          <w:sz w:val="24"/>
          <w:szCs w:val="24"/>
        </w:rPr>
        <w:t xml:space="preserve">. </w:t>
      </w:r>
    </w:p>
    <w:p w14:paraId="33A18546" w14:textId="77777777" w:rsidR="00FC3CBA" w:rsidRPr="00452C51" w:rsidRDefault="00FC3CBA" w:rsidP="00FC3CBA">
      <w:pPr>
        <w:pStyle w:val="Heading2"/>
        <w:rPr>
          <w:rFonts w:ascii="Times New Roman" w:hAnsi="Times New Roman" w:cs="Times New Roman"/>
          <w:color w:val="auto"/>
          <w:sz w:val="24"/>
          <w:szCs w:val="24"/>
        </w:rPr>
      </w:pPr>
      <w:bookmarkStart w:id="4" w:name="sample-size-distributions"/>
      <w:r w:rsidRPr="00452C51">
        <w:rPr>
          <w:rFonts w:ascii="Times New Roman" w:hAnsi="Times New Roman" w:cs="Times New Roman"/>
          <w:color w:val="auto"/>
          <w:sz w:val="24"/>
          <w:szCs w:val="24"/>
        </w:rPr>
        <w:t>Sample-size distributions</w:t>
      </w:r>
    </w:p>
    <w:p w14:paraId="56828F17"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Group sample sizes were generated independently for each simulated dataset and group. All draws were constrained to be at least one.</w:t>
      </w:r>
    </w:p>
    <w:p w14:paraId="69B85C31" w14:textId="77777777" w:rsidR="00FC3CBA" w:rsidRPr="00452C51" w:rsidRDefault="00FC3CBA" w:rsidP="00FC3CBA">
      <w:pPr>
        <w:pStyle w:val="BodyText"/>
        <w:rPr>
          <w:rFonts w:cs="Times New Roman"/>
          <w:sz w:val="24"/>
          <w:szCs w:val="24"/>
        </w:rPr>
      </w:pPr>
      <w:r w:rsidRPr="00452C51">
        <w:rPr>
          <w:rFonts w:cs="Times New Roman"/>
          <w:sz w:val="24"/>
          <w:szCs w:val="24"/>
        </w:rPr>
        <w:t>For the Poisson block,</w:t>
      </w:r>
    </w:p>
    <w:p w14:paraId="60B5A0C9"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=max{</m:t>
          </m:r>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r>
            <m:rPr>
              <m:sty m:val="p"/>
            </m:rPr>
            <w:rPr>
              <w:rFonts w:ascii="Cambria Math" w:hAnsi="Cambria Math" w:cs="Times New Roman"/>
              <w:sz w:val="24"/>
              <w:szCs w:val="24"/>
            </w:rPr>
            <m:t>∼Poisson</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N</m:t>
                  </m:r>
                </m:sub>
              </m:sSub>
            </m:e>
          </m:d>
          <m:r>
            <m:rPr>
              <m:sty m:val="p"/>
            </m:rPr>
            <w:rPr>
              <w:rFonts w:ascii="Cambria Math" w:hAnsi="Cambria Math" w:cs="Times New Roman"/>
              <w:sz w:val="24"/>
              <w:szCs w:val="24"/>
            </w:rPr>
            <m:t>.</m:t>
          </m:r>
        </m:oMath>
      </m:oMathPara>
    </w:p>
    <w:p w14:paraId="32E628D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For the lognormal block, a continuous draw was generated with log-scale SD </w:t>
      </w:r>
      <m:oMath>
        <m:r>
          <w:rPr>
            <w:rFonts w:ascii="Cambria Math" w:hAnsi="Cambria Math" w:cs="Times New Roman"/>
            <w:color w:val="auto"/>
            <w:sz w:val="24"/>
          </w:rPr>
          <m:t>τ</m:t>
        </m:r>
        <m:r>
          <m:rPr>
            <m:sty m:val="p"/>
          </m:rPr>
          <w:rPr>
            <w:rFonts w:ascii="Cambria Math" w:hAnsi="Cambria Math" w:cs="Times New Roman"/>
            <w:color w:val="auto"/>
            <w:sz w:val="24"/>
          </w:rPr>
          <m:t>=</m:t>
        </m:r>
        <m:r>
          <w:rPr>
            <w:rFonts w:ascii="Cambria Math" w:hAnsi="Cambria Math" w:cs="Times New Roman"/>
            <w:color w:val="auto"/>
            <w:sz w:val="24"/>
          </w:rPr>
          <m:t>1</m:t>
        </m:r>
      </m:oMath>
      <w:r w:rsidRPr="00452C51">
        <w:rPr>
          <w:rFonts w:ascii="Times New Roman" w:hAnsi="Times New Roman" w:cs="Times New Roman"/>
          <w:color w:val="auto"/>
          <w:sz w:val="24"/>
        </w:rPr>
        <w:t xml:space="preserve"> and mean </w:t>
      </w:r>
      <m:oMath>
        <m:sSub>
          <m:sSubPr>
            <m:ctrlPr>
              <w:rPr>
                <w:rFonts w:ascii="Cambria Math" w:hAnsi="Cambria Math" w:cs="Times New Roman"/>
                <w:color w:val="auto"/>
                <w:sz w:val="24"/>
              </w:rPr>
            </m:ctrlPr>
          </m:sSubPr>
          <m:e>
            <m:r>
              <w:rPr>
                <w:rFonts w:ascii="Cambria Math" w:hAnsi="Cambria Math" w:cs="Times New Roman"/>
                <w:color w:val="auto"/>
                <w:sz w:val="24"/>
              </w:rPr>
              <m:t>μ</m:t>
            </m:r>
          </m:e>
          <m:sub>
            <m:r>
              <w:rPr>
                <w:rFonts w:ascii="Cambria Math" w:hAnsi="Cambria Math" w:cs="Times New Roman"/>
                <w:color w:val="auto"/>
                <w:sz w:val="24"/>
              </w:rPr>
              <m:t>N</m:t>
            </m:r>
          </m:sub>
        </m:sSub>
      </m:oMath>
      <w:r w:rsidRPr="00452C51">
        <w:rPr>
          <w:rFonts w:ascii="Times New Roman" w:hAnsi="Times New Roman" w:cs="Times New Roman"/>
          <w:color w:val="auto"/>
          <w:sz w:val="24"/>
        </w:rPr>
        <w:t>, then rounded to the nearest integer:</w:t>
      </w:r>
    </w:p>
    <w:p w14:paraId="42B8C60C"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r>
            <m:rPr>
              <m:sty m:val="p"/>
            </m:rPr>
            <w:rPr>
              <w:rFonts w:ascii="Cambria Math" w:hAnsi="Cambria Math" w:cs="Times New Roman"/>
              <w:sz w:val="24"/>
              <w:szCs w:val="24"/>
            </w:rPr>
            <m:t>∼Lognormal</m:t>
          </m:r>
          <m: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log</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N</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num>
                <m:den>
                  <m:r>
                    <w:rPr>
                      <w:rFonts w:ascii="Cambria Math" w:hAnsi="Cambria Math" w:cs="Times New Roman"/>
                      <w:sz w:val="24"/>
                      <w:szCs w:val="24"/>
                    </w:rPr>
                    <m:t>2</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e>
          </m:d>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=max{</m:t>
          </m:r>
          <m:r>
            <w:rPr>
              <w:rFonts w:ascii="Cambria Math" w:hAnsi="Cambria Math" w:cs="Times New Roman"/>
              <w:sz w:val="24"/>
              <w:szCs w:val="24"/>
            </w:rPr>
            <m:t>1</m:t>
          </m:r>
          <m:r>
            <m:rPr>
              <m:sty m:val="p"/>
            </m:rPr>
            <w:rPr>
              <w:rFonts w:ascii="Cambria Math" w:hAnsi="Cambria Math" w:cs="Times New Roman"/>
              <w:sz w:val="24"/>
              <w:szCs w:val="24"/>
            </w:rPr>
            <m:t>,round</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e>
          </m:d>
          <m:r>
            <m:rPr>
              <m:sty m:val="p"/>
            </m:rPr>
            <w:rPr>
              <w:rFonts w:ascii="Cambria Math" w:hAnsi="Cambria Math" w:cs="Times New Roman"/>
              <w:sz w:val="24"/>
              <w:szCs w:val="24"/>
            </w:rPr>
            <m:t>}.</m:t>
          </m:r>
        </m:oMath>
      </m:oMathPara>
    </w:p>
    <w:p w14:paraId="4592985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For the negative-binomial block, the R mean-size parameterization was used:</w:t>
      </w:r>
    </w:p>
    <w:p w14:paraId="23EA5317"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=max{</m:t>
          </m:r>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r>
            <m:rPr>
              <m:sty m:val="p"/>
            </m:rPr>
            <w:rPr>
              <w:rFonts w:ascii="Cambria Math" w:hAnsi="Cambria Math" w:cs="Times New Roman"/>
              <w:sz w:val="24"/>
              <w:szCs w:val="24"/>
            </w:rPr>
            <m:t>∼NegBin</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r</m:t>
              </m:r>
            </m:e>
          </m:d>
          <m:r>
            <m:rPr>
              <m:sty m:val="p"/>
            </m:rPr>
            <w:rPr>
              <w:rFonts w:ascii="Cambria Math" w:hAnsi="Cambria Math" w:cs="Times New Roman"/>
              <w:sz w:val="24"/>
              <w:szCs w:val="24"/>
            </w:rPr>
            <m:t>,</m:t>
          </m:r>
          <m:r>
            <w:rPr>
              <w:rFonts w:ascii="Cambria Math" w:hAnsi="Cambria Math" w:cs="Times New Roman"/>
              <w:sz w:val="24"/>
              <w:szCs w:val="24"/>
            </w:rPr>
            <m:t>  </m:t>
          </m:r>
          <m:r>
            <m:rPr>
              <m:sty m:val="p"/>
            </m:rPr>
            <w:rPr>
              <w:rFonts w:ascii="Cambria Math" w:hAnsi="Cambria Math" w:cs="Times New Roman"/>
              <w:sz w:val="24"/>
              <w:szCs w:val="24"/>
            </w:rPr>
            <m:t>Var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N</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μ</m:t>
                  </m:r>
                </m:e>
                <m:sub>
                  <m:r>
                    <w:rPr>
                      <w:rFonts w:ascii="Cambria Math" w:hAnsi="Cambria Math" w:cs="Times New Roman"/>
                      <w:sz w:val="24"/>
                      <w:szCs w:val="24"/>
                    </w:rPr>
                    <m:t>N</m:t>
                  </m:r>
                </m:sub>
                <m:sup>
                  <m:r>
                    <w:rPr>
                      <w:rFonts w:ascii="Cambria Math" w:hAnsi="Cambria Math" w:cs="Times New Roman"/>
                      <w:sz w:val="24"/>
                      <w:szCs w:val="24"/>
                    </w:rPr>
                    <m:t>2</m:t>
                  </m:r>
                </m:sup>
              </m:sSubSup>
            </m:num>
            <m:den>
              <m:r>
                <w:rPr>
                  <w:rFonts w:ascii="Cambria Math" w:hAnsi="Cambria Math" w:cs="Times New Roman"/>
                  <w:sz w:val="24"/>
                  <w:szCs w:val="24"/>
                </w:rPr>
                <m:t>r</m:t>
              </m:r>
            </m:den>
          </m:f>
          <m:r>
            <m:rPr>
              <m:sty m:val="p"/>
            </m:rPr>
            <w:rPr>
              <w:rFonts w:ascii="Cambria Math" w:hAnsi="Cambria Math" w:cs="Times New Roman"/>
              <w:sz w:val="24"/>
              <w:szCs w:val="24"/>
            </w:rPr>
            <m:t>,</m:t>
          </m:r>
        </m:oMath>
      </m:oMathPara>
    </w:p>
    <w:p w14:paraId="6F824FE7"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with </w:t>
      </w:r>
      <m:oMath>
        <m:r>
          <w:rPr>
            <w:rFonts w:ascii="Cambria Math" w:hAnsi="Cambria Math" w:cs="Times New Roman"/>
            <w:color w:val="auto"/>
            <w:sz w:val="24"/>
          </w:rPr>
          <m:t>r</m:t>
        </m:r>
        <m:r>
          <m:rPr>
            <m:sty m:val="p"/>
          </m:rPr>
          <w:rPr>
            <w:rFonts w:ascii="Cambria Math" w:hAnsi="Cambria Math" w:cs="Times New Roman"/>
            <w:color w:val="auto"/>
            <w:sz w:val="24"/>
          </w:rPr>
          <m:t>=</m:t>
        </m:r>
        <m:r>
          <w:rPr>
            <w:rFonts w:ascii="Cambria Math" w:hAnsi="Cambria Math" w:cs="Times New Roman"/>
            <w:color w:val="auto"/>
            <w:sz w:val="24"/>
          </w:rPr>
          <m:t>25</m:t>
        </m:r>
      </m:oMath>
      <w:r w:rsidRPr="00452C51">
        <w:rPr>
          <w:rFonts w:ascii="Times New Roman" w:hAnsi="Times New Roman" w:cs="Times New Roman"/>
          <w:color w:val="auto"/>
          <w:sz w:val="24"/>
        </w:rPr>
        <w:t xml:space="preserve">. These distributions changed the allocation and variability of information among groups even when their target means were identical. The number of groups was controlled separately by </w:t>
      </w:r>
      <m:oMath>
        <m:r>
          <w:rPr>
            <w:rFonts w:ascii="Cambria Math" w:hAnsi="Cambria Math" w:cs="Times New Roman"/>
            <w:color w:val="auto"/>
            <w:sz w:val="24"/>
          </w:rPr>
          <m:t>G</m:t>
        </m:r>
      </m:oMath>
      <w:r w:rsidRPr="00452C51">
        <w:rPr>
          <w:rFonts w:ascii="Times New Roman" w:hAnsi="Times New Roman" w:cs="Times New Roman"/>
          <w:color w:val="auto"/>
          <w:sz w:val="24"/>
        </w:rPr>
        <w:t xml:space="preserve">; the sample-size distribution controlled the values of </w:t>
      </w:r>
      <m:oMath>
        <m:sSub>
          <m:sSubPr>
            <m:ctrlPr>
              <w:rPr>
                <w:rFonts w:ascii="Cambria Math" w:hAnsi="Cambria Math" w:cs="Times New Roman"/>
                <w:color w:val="auto"/>
                <w:sz w:val="24"/>
              </w:rPr>
            </m:ctrlPr>
          </m:sSubPr>
          <m:e>
            <m:r>
              <w:rPr>
                <w:rFonts w:ascii="Cambria Math" w:hAnsi="Cambria Math" w:cs="Times New Roman"/>
                <w:color w:val="auto"/>
                <w:sz w:val="24"/>
              </w:rPr>
              <m:t>N</m:t>
            </m:r>
          </m:e>
          <m:sub>
            <m:r>
              <w:rPr>
                <w:rFonts w:ascii="Cambria Math" w:hAnsi="Cambria Math" w:cs="Times New Roman"/>
                <w:color w:val="auto"/>
                <w:sz w:val="24"/>
              </w:rPr>
              <m:t>g</m:t>
            </m:r>
          </m:sub>
        </m:sSub>
      </m:oMath>
      <w:r w:rsidRPr="00452C51">
        <w:rPr>
          <w:rFonts w:ascii="Times New Roman" w:hAnsi="Times New Roman" w:cs="Times New Roman"/>
          <w:color w:val="auto"/>
          <w:sz w:val="24"/>
        </w:rPr>
        <w:t>, not the number of groups.</w:t>
      </w:r>
    </w:p>
    <w:p w14:paraId="754033BF" w14:textId="77777777" w:rsidR="00FC3CBA" w:rsidRPr="00452C51" w:rsidRDefault="00FC3CBA" w:rsidP="00FC3CBA">
      <w:pPr>
        <w:pStyle w:val="Heading2"/>
        <w:rPr>
          <w:rFonts w:ascii="Times New Roman" w:hAnsi="Times New Roman" w:cs="Times New Roman"/>
          <w:color w:val="auto"/>
          <w:sz w:val="24"/>
          <w:szCs w:val="24"/>
        </w:rPr>
      </w:pPr>
      <w:bookmarkStart w:id="5" w:name="X673e630c5960afb292c149d194146f10527f84f"/>
      <w:bookmarkEnd w:id="4"/>
      <w:r w:rsidRPr="00452C51">
        <w:rPr>
          <w:rFonts w:ascii="Times New Roman" w:hAnsi="Times New Roman" w:cs="Times New Roman"/>
          <w:color w:val="auto"/>
          <w:sz w:val="24"/>
          <w:szCs w:val="24"/>
        </w:rPr>
        <w:t>Design construction, input generation, and batch execution</w:t>
      </w:r>
    </w:p>
    <w:p w14:paraId="3B0E16B4" w14:textId="7EEE4D9C"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computational workflow </w:t>
      </w:r>
      <w:r w:rsidR="00C845B8">
        <w:rPr>
          <w:rFonts w:ascii="Times New Roman" w:hAnsi="Times New Roman" w:cs="Times New Roman"/>
          <w:color w:val="auto"/>
          <w:sz w:val="24"/>
        </w:rPr>
        <w:t>can</w:t>
      </w:r>
      <w:r w:rsidRPr="00452C51">
        <w:rPr>
          <w:rFonts w:ascii="Times New Roman" w:hAnsi="Times New Roman" w:cs="Times New Roman"/>
          <w:color w:val="auto"/>
          <w:sz w:val="24"/>
        </w:rPr>
        <w:t xml:space="preserve"> be described in three reproducible stages.</w:t>
      </w:r>
    </w:p>
    <w:p w14:paraId="2689DC05" w14:textId="77777777" w:rsidR="00FC3CBA" w:rsidRPr="00452C51" w:rsidRDefault="00FC3CBA" w:rsidP="00FC3CBA">
      <w:pPr>
        <w:pStyle w:val="BodyText"/>
        <w:rPr>
          <w:rFonts w:cs="Times New Roman"/>
          <w:sz w:val="24"/>
          <w:szCs w:val="24"/>
        </w:rPr>
      </w:pPr>
      <w:r w:rsidRPr="00452C51">
        <w:rPr>
          <w:rFonts w:cs="Times New Roman"/>
          <w:sz w:val="24"/>
          <w:szCs w:val="24"/>
        </w:rPr>
        <w:lastRenderedPageBreak/>
        <w:t xml:space="preserve">First, </w:t>
      </w:r>
      <w:r w:rsidRPr="00452C51">
        <w:rPr>
          <w:rStyle w:val="VerbatimChar"/>
          <w:rFonts w:ascii="Times New Roman" w:hAnsi="Times New Roman" w:cs="Times New Roman"/>
          <w:color w:val="auto"/>
          <w:sz w:val="24"/>
          <w:szCs w:val="24"/>
        </w:rPr>
        <w:t>build_design_matrix.R</w:t>
      </w:r>
      <w:r w:rsidRPr="00452C51">
        <w:rPr>
          <w:rFonts w:cs="Times New Roman"/>
          <w:sz w:val="24"/>
          <w:szCs w:val="24"/>
        </w:rPr>
        <w:t xml:space="preserve"> generated the Cartesian product of the five factor levels within each distribution block. Factor level codes </w:t>
      </w:r>
      <m:oMath>
        <m:d>
          <m:dPr>
            <m:ctrlPr>
              <w:rPr>
                <w:rFonts w:ascii="Cambria Math" w:hAnsi="Cambria Math" w:cs="Times New Roman"/>
                <w:sz w:val="24"/>
                <w:szCs w:val="24"/>
              </w:rPr>
            </m:ctrlPr>
          </m:dPr>
          <m:e>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1</m:t>
            </m:r>
          </m:e>
        </m:d>
      </m:oMath>
      <w:r w:rsidRPr="00452C51">
        <w:rPr>
          <w:rFonts w:cs="Times New Roman"/>
          <w:sz w:val="24"/>
          <w:szCs w:val="24"/>
        </w:rPr>
        <w:t xml:space="preserve"> were retained in the design metadata, and </w:t>
      </w:r>
      <m:oMath>
        <m:r>
          <w:rPr>
            <w:rFonts w:ascii="Cambria Math" w:hAnsi="Cambria Math" w:cs="Times New Roman"/>
            <w:sz w:val="24"/>
            <w:szCs w:val="24"/>
          </w:rPr>
          <m:t>G</m:t>
        </m:r>
      </m:oMath>
      <w:r w:rsidRPr="00452C51">
        <w:rPr>
          <w:rFonts w:cs="Times New Roman"/>
          <w:sz w:val="24"/>
          <w:szCs w:val="24"/>
        </w:rPr>
        <w:t xml:space="preserve"> cycled fastest in the row ordering. Fixed settings were </w:t>
      </w:r>
      <m:oMath>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3</m:t>
        </m:r>
      </m:oMath>
      <w:r w:rsidRPr="00452C51">
        <w:rPr>
          <w:rFonts w:cs="Times New Roman"/>
          <w:sz w:val="24"/>
          <w:szCs w:val="24"/>
        </w:rPr>
        <w:t xml:space="preserve">, simplex increment parameter </w:t>
      </w:r>
      <m:oMath>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0.10</m:t>
        </m:r>
      </m:oMath>
      <w:r w:rsidRPr="00452C51">
        <w:rPr>
          <w:rFonts w:cs="Times New Roman"/>
          <w:sz w:val="24"/>
          <w:szCs w:val="24"/>
        </w:rPr>
        <w:t>, five simulation replicates per simplex point (</w:t>
      </w:r>
      <w:r w:rsidRPr="00452C51">
        <w:rPr>
          <w:rStyle w:val="VerbatimChar"/>
          <w:rFonts w:ascii="Times New Roman" w:hAnsi="Times New Roman" w:cs="Times New Roman"/>
          <w:color w:val="auto"/>
          <w:sz w:val="24"/>
          <w:szCs w:val="24"/>
        </w:rPr>
        <w:t>nsims = 5</w:t>
      </w:r>
      <w:r w:rsidRPr="00452C51">
        <w:rPr>
          <w:rFonts w:cs="Times New Roman"/>
          <w:sz w:val="24"/>
          <w:szCs w:val="24"/>
        </w:rPr>
        <w:t xml:space="preserve">), and overdispersion multiplier </w:t>
      </w:r>
      <w:r w:rsidRPr="00452C51">
        <w:rPr>
          <w:rStyle w:val="VerbatimChar"/>
          <w:rFonts w:ascii="Times New Roman" w:hAnsi="Times New Roman" w:cs="Times New Roman"/>
          <w:color w:val="auto"/>
          <w:sz w:val="24"/>
          <w:szCs w:val="24"/>
        </w:rPr>
        <w:t>od_mult = 1</w:t>
      </w:r>
      <w:r w:rsidRPr="00452C51">
        <w:rPr>
          <w:rFonts w:cs="Times New Roman"/>
          <w:sz w:val="24"/>
          <w:szCs w:val="24"/>
        </w:rPr>
        <w:t xml:space="preserve">. The default full-simplex bounds were </w:t>
      </w:r>
      <m:oMath>
        <m:sSub>
          <m:sSubPr>
            <m:ctrlPr>
              <w:rPr>
                <w:rFonts w:ascii="Cambria Math" w:hAnsi="Cambria Math" w:cs="Times New Roman"/>
                <w:sz w:val="24"/>
                <w:szCs w:val="24"/>
              </w:rPr>
            </m:ctrlPr>
          </m:sSubPr>
          <m:e>
            <m:r>
              <m:rPr>
                <m:sty m:val="b"/>
              </m:rPr>
              <w:rPr>
                <w:rFonts w:ascii="Cambria Math" w:hAnsi="Cambria Math" w:cs="Times New Roman"/>
                <w:sz w:val="24"/>
                <w:szCs w:val="24"/>
              </w:rPr>
              <m:t>p</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0</m:t>
            </m:r>
          </m:e>
        </m:d>
      </m:oMath>
      <w:r w:rsidRPr="00452C51">
        <w:rPr>
          <w:rFonts w:cs="Times New Roman"/>
          <w:sz w:val="24"/>
          <w:szCs w:val="24"/>
        </w:rPr>
        <w:t xml:space="preserve"> and </w:t>
      </w:r>
      <m:oMath>
        <m:sSub>
          <m:sSubPr>
            <m:ctrlPr>
              <w:rPr>
                <w:rFonts w:ascii="Cambria Math" w:hAnsi="Cambria Math" w:cs="Times New Roman"/>
                <w:sz w:val="24"/>
                <w:szCs w:val="24"/>
              </w:rPr>
            </m:ctrlPr>
          </m:sSubPr>
          <m:e>
            <m:r>
              <m:rPr>
                <m:sty m:val="b"/>
              </m:rPr>
              <w:rPr>
                <w:rFonts w:ascii="Cambria Math" w:hAnsi="Cambria Math" w:cs="Times New Roman"/>
                <w:sz w:val="24"/>
                <w:szCs w:val="24"/>
              </w:rPr>
              <m:t>p</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1</m:t>
            </m:r>
          </m:e>
        </m:d>
      </m:oMath>
      <w:r w:rsidRPr="00452C51">
        <w:rPr>
          <w:rFonts w:cs="Times New Roman"/>
          <w:sz w:val="24"/>
          <w:szCs w:val="24"/>
        </w:rPr>
        <w:t>.</w:t>
      </w:r>
    </w:p>
    <w:p w14:paraId="11CA837C"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Second, </w:t>
      </w:r>
      <w:r w:rsidRPr="00452C51">
        <w:rPr>
          <w:rStyle w:val="VerbatimChar"/>
          <w:rFonts w:ascii="Times New Roman" w:hAnsi="Times New Roman" w:cs="Times New Roman"/>
          <w:color w:val="auto"/>
          <w:sz w:val="24"/>
          <w:szCs w:val="24"/>
        </w:rPr>
        <w:t>write_input_files.R</w:t>
      </w:r>
      <w:r w:rsidRPr="00452C51">
        <w:rPr>
          <w:rFonts w:cs="Times New Roman"/>
          <w:sz w:val="24"/>
          <w:szCs w:val="24"/>
        </w:rPr>
        <w:t xml:space="preserve"> removed the deprecated log-uniform block, assigned a unique positive integer seed to each retained experiment, and wrote one </w:t>
      </w:r>
      <w:r w:rsidRPr="00452C51">
        <w:rPr>
          <w:rStyle w:val="VerbatimChar"/>
          <w:rFonts w:ascii="Times New Roman" w:hAnsi="Times New Roman" w:cs="Times New Roman"/>
          <w:color w:val="auto"/>
          <w:sz w:val="24"/>
          <w:szCs w:val="24"/>
        </w:rPr>
        <w:t>key = value</w:t>
      </w:r>
      <w:r w:rsidRPr="00452C51">
        <w:rPr>
          <w:rFonts w:cs="Times New Roman"/>
          <w:sz w:val="24"/>
          <w:szCs w:val="24"/>
        </w:rPr>
        <w:t xml:space="preserve"> input file per design row. The input manifest recorded the experiment identifier, block, distribution code, </w:t>
      </w:r>
      <m:oMath>
        <m:r>
          <w:rPr>
            <w:rFonts w:ascii="Cambria Math" w:hAnsi="Cambria Math" w:cs="Times New Roman"/>
            <w:sz w:val="24"/>
            <w:szCs w:val="24"/>
          </w:rPr>
          <m:t>G</m:t>
        </m:r>
      </m:oMath>
      <w:r w:rsidRPr="00452C51">
        <w:rPr>
          <w:rFonts w:cs="Times New Roman"/>
          <w:sz w:val="24"/>
          <w:szCs w:val="24"/>
        </w:rPr>
        <w:t>, random seed, and distribution-specific parameters. Unique seeds separated Monte Carlo draws among factorial experiments while permitting reproducible regeneration when the seed-generator seed was specified.</w:t>
      </w:r>
    </w:p>
    <w:p w14:paraId="2122F375"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Third, </w:t>
      </w:r>
      <w:r w:rsidRPr="00452C51">
        <w:rPr>
          <w:rStyle w:val="VerbatimChar"/>
          <w:rFonts w:ascii="Times New Roman" w:hAnsi="Times New Roman" w:cs="Times New Roman"/>
          <w:color w:val="auto"/>
          <w:sz w:val="24"/>
          <w:szCs w:val="24"/>
        </w:rPr>
        <w:t>run_experiments.R</w:t>
      </w:r>
      <w:r w:rsidRPr="00452C51">
        <w:rPr>
          <w:rFonts w:cs="Times New Roman"/>
          <w:sz w:val="24"/>
          <w:szCs w:val="24"/>
        </w:rPr>
        <w:t xml:space="preserve"> processed the input files sequentially. For experiment </w:t>
      </w:r>
      <m:oMath>
        <m:r>
          <w:rPr>
            <w:rFonts w:ascii="Cambria Math" w:hAnsi="Cambria Math" w:cs="Times New Roman"/>
            <w:sz w:val="24"/>
            <w:szCs w:val="24"/>
          </w:rPr>
          <m:t>e</m:t>
        </m:r>
      </m:oMath>
      <w:r w:rsidRPr="00452C51">
        <w:rPr>
          <w:rFonts w:cs="Times New Roman"/>
          <w:sz w:val="24"/>
          <w:szCs w:val="24"/>
        </w:rPr>
        <w:t xml:space="preserve">, it copied </w:t>
      </w:r>
      <w:r w:rsidRPr="00452C51">
        <w:rPr>
          <w:rStyle w:val="VerbatimChar"/>
          <w:rFonts w:ascii="Times New Roman" w:hAnsi="Times New Roman" w:cs="Times New Roman"/>
          <w:color w:val="auto"/>
          <w:sz w:val="24"/>
          <w:szCs w:val="24"/>
        </w:rPr>
        <w:t>faces_exe.inp</w:t>
      </w:r>
      <w:r w:rsidRPr="00452C51">
        <w:rPr>
          <w:rFonts w:cs="Times New Roman"/>
          <w:sz w:val="24"/>
          <w:szCs w:val="24"/>
        </w:rPr>
        <w:t xml:space="preserve"> to the generic </w:t>
      </w:r>
      <w:r w:rsidRPr="00452C51">
        <w:rPr>
          <w:rStyle w:val="VerbatimChar"/>
          <w:rFonts w:ascii="Times New Roman" w:hAnsi="Times New Roman" w:cs="Times New Roman"/>
          <w:color w:val="auto"/>
          <w:sz w:val="24"/>
          <w:szCs w:val="24"/>
        </w:rPr>
        <w:t>faces.inp</w:t>
      </w:r>
      <w:r w:rsidRPr="00452C51">
        <w:rPr>
          <w:rFonts w:cs="Times New Roman"/>
          <w:sz w:val="24"/>
          <w:szCs w:val="24"/>
        </w:rPr>
        <w:t xml:space="preserve">, evaluated </w:t>
      </w:r>
      <w:r w:rsidRPr="00452C51">
        <w:rPr>
          <w:rStyle w:val="VerbatimChar"/>
          <w:rFonts w:ascii="Times New Roman" w:hAnsi="Times New Roman" w:cs="Times New Roman"/>
          <w:color w:val="auto"/>
          <w:sz w:val="24"/>
          <w:szCs w:val="24"/>
        </w:rPr>
        <w:t>faces.R</w:t>
      </w:r>
      <w:r w:rsidRPr="00452C51">
        <w:rPr>
          <w:rFonts w:cs="Times New Roman"/>
          <w:sz w:val="24"/>
          <w:szCs w:val="24"/>
        </w:rPr>
        <w:t xml:space="preserve"> in a new environment, restored the original input file, and archived all outputs in directory </w:t>
      </w:r>
      <w:r w:rsidRPr="00452C51">
        <w:rPr>
          <w:rStyle w:val="VerbatimChar"/>
          <w:rFonts w:ascii="Times New Roman" w:hAnsi="Times New Roman" w:cs="Times New Roman"/>
          <w:color w:val="auto"/>
          <w:sz w:val="24"/>
          <w:szCs w:val="24"/>
        </w:rPr>
        <w:t>exe</w:t>
      </w:r>
      <w:r w:rsidRPr="00452C51">
        <w:rPr>
          <w:rFonts w:cs="Times New Roman"/>
          <w:sz w:val="24"/>
          <w:szCs w:val="24"/>
        </w:rPr>
        <w:t xml:space="preserve">. The principal log was renamed </w:t>
      </w:r>
      <w:r w:rsidRPr="00452C51">
        <w:rPr>
          <w:rStyle w:val="VerbatimChar"/>
          <w:rFonts w:ascii="Times New Roman" w:hAnsi="Times New Roman" w:cs="Times New Roman"/>
          <w:color w:val="auto"/>
          <w:sz w:val="24"/>
          <w:szCs w:val="24"/>
        </w:rPr>
        <w:t>faces_exe.lst</w:t>
      </w:r>
      <w:r w:rsidRPr="00452C51">
        <w:rPr>
          <w:rFonts w:cs="Times New Roman"/>
          <w:sz w:val="24"/>
          <w:szCs w:val="24"/>
        </w:rPr>
        <w:t>; data tables, estimated-marginal-mean summaries, simplex samples, and graphics were renamed with the same experiment stem. This organization preserved a one-to-one mapping among the factorial design row, input parameters, random seed, and outputs.</w:t>
      </w:r>
    </w:p>
    <w:p w14:paraId="54E286F3" w14:textId="77777777" w:rsidR="00FC3CBA" w:rsidRPr="00452C51" w:rsidRDefault="00FC3CBA" w:rsidP="00FC3CBA">
      <w:pPr>
        <w:pStyle w:val="Heading1"/>
        <w:rPr>
          <w:rFonts w:ascii="Times New Roman" w:hAnsi="Times New Roman" w:cs="Times New Roman"/>
          <w:color w:val="auto"/>
          <w:sz w:val="24"/>
          <w:szCs w:val="24"/>
        </w:rPr>
      </w:pPr>
      <w:bookmarkStart w:id="6" w:name="Xbd87270fa702aa2c92dfc00d36c05b7da726972"/>
      <w:bookmarkEnd w:id="3"/>
      <w:bookmarkEnd w:id="5"/>
      <w:r w:rsidRPr="00452C51">
        <w:rPr>
          <w:rFonts w:ascii="Times New Roman" w:hAnsi="Times New Roman" w:cs="Times New Roman"/>
          <w:color w:val="auto"/>
          <w:sz w:val="24"/>
          <w:szCs w:val="24"/>
        </w:rPr>
        <w:t>Operating model and simulated-data generation</w:t>
      </w:r>
    </w:p>
    <w:p w14:paraId="11600201" w14:textId="68F6C1A3"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operating model generated replicated composition datasets at a regular set of points in the interior of the simplex. The following steps </w:t>
      </w:r>
      <w:r w:rsidR="00BD2729">
        <w:rPr>
          <w:rFonts w:ascii="Times New Roman" w:hAnsi="Times New Roman" w:cs="Times New Roman"/>
          <w:color w:val="auto"/>
          <w:sz w:val="24"/>
        </w:rPr>
        <w:t>were used to generate and analyze simulated data</w:t>
      </w:r>
      <w:r w:rsidRPr="00452C51">
        <w:rPr>
          <w:rFonts w:ascii="Times New Roman" w:hAnsi="Times New Roman" w:cs="Times New Roman"/>
          <w:color w:val="auto"/>
          <w:sz w:val="24"/>
        </w:rPr>
        <w:t xml:space="preserve"> in th</w:t>
      </w:r>
      <w:r w:rsidR="00BD2729">
        <w:rPr>
          <w:rFonts w:ascii="Times New Roman" w:hAnsi="Times New Roman" w:cs="Times New Roman"/>
          <w:color w:val="auto"/>
          <w:sz w:val="24"/>
        </w:rPr>
        <w:t>is specific</w:t>
      </w:r>
      <w:r w:rsidRPr="00452C51">
        <w:rPr>
          <w:rFonts w:ascii="Times New Roman" w:hAnsi="Times New Roman" w:cs="Times New Roman"/>
          <w:color w:val="auto"/>
          <w:sz w:val="24"/>
        </w:rPr>
        <w:t xml:space="preserve"> computational order.</w:t>
      </w:r>
    </w:p>
    <w:p w14:paraId="2B399F28" w14:textId="77777777" w:rsidR="00FC3CBA" w:rsidRPr="00452C51" w:rsidRDefault="00FC3CBA" w:rsidP="00FC3CBA">
      <w:pPr>
        <w:pStyle w:val="Heading2"/>
        <w:rPr>
          <w:rFonts w:ascii="Times New Roman" w:hAnsi="Times New Roman" w:cs="Times New Roman"/>
          <w:color w:val="auto"/>
          <w:sz w:val="24"/>
          <w:szCs w:val="24"/>
        </w:rPr>
      </w:pPr>
      <w:bookmarkStart w:id="7" w:name="step-1-construct-the-simplex-mesh"/>
      <w:r w:rsidRPr="00452C51">
        <w:rPr>
          <w:rFonts w:ascii="Times New Roman" w:hAnsi="Times New Roman" w:cs="Times New Roman"/>
          <w:color w:val="auto"/>
          <w:sz w:val="24"/>
          <w:szCs w:val="24"/>
        </w:rPr>
        <w:t>Step 1: Construct the simplex mesh</w:t>
      </w:r>
    </w:p>
    <w:p w14:paraId="5C9B7D3F"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simplex algorithm set </w:t>
      </w:r>
      <m:oMath>
        <m:r>
          <w:rPr>
            <w:rFonts w:ascii="Cambria Math" w:hAnsi="Cambria Math" w:cs="Times New Roman"/>
            <w:color w:val="auto"/>
            <w:sz w:val="24"/>
          </w:rPr>
          <m:t>M</m:t>
        </m:r>
        <m:r>
          <m:rPr>
            <m:sty m:val="p"/>
          </m:rPr>
          <w:rPr>
            <w:rFonts w:ascii="Cambria Math" w:hAnsi="Cambria Math" w:cs="Times New Roman"/>
            <w:color w:val="auto"/>
            <w:sz w:val="24"/>
          </w:rPr>
          <m:t>=⌈</m:t>
        </m:r>
        <m:r>
          <w:rPr>
            <w:rFonts w:ascii="Cambria Math" w:hAnsi="Cambria Math" w:cs="Times New Roman"/>
            <w:color w:val="auto"/>
            <w:sz w:val="24"/>
          </w:rPr>
          <m:t>1</m:t>
        </m:r>
        <m:r>
          <m:rPr>
            <m:sty m:val="p"/>
          </m:rPr>
          <w:rPr>
            <w:rFonts w:ascii="Cambria Math" w:hAnsi="Cambria Math" w:cs="Times New Roman"/>
            <w:color w:val="auto"/>
            <w:sz w:val="24"/>
          </w:rPr>
          <m:t>/</m:t>
        </m:r>
        <m:r>
          <w:rPr>
            <w:rFonts w:ascii="Cambria Math" w:hAnsi="Cambria Math" w:cs="Times New Roman"/>
            <w:color w:val="auto"/>
            <w:sz w:val="24"/>
          </w:rPr>
          <m:t>h</m:t>
        </m:r>
        <m:r>
          <m:rPr>
            <m:sty m:val="p"/>
          </m:rPr>
          <w:rPr>
            <w:rFonts w:ascii="Cambria Math" w:hAnsi="Cambria Math" w:cs="Times New Roman"/>
            <w:color w:val="auto"/>
            <w:sz w:val="24"/>
          </w:rPr>
          <m:t>⌉</m:t>
        </m:r>
      </m:oMath>
      <w:r w:rsidRPr="00452C51">
        <w:rPr>
          <w:rFonts w:ascii="Times New Roman" w:hAnsi="Times New Roman" w:cs="Times New Roman"/>
          <w:color w:val="auto"/>
          <w:sz w:val="24"/>
        </w:rPr>
        <w:t xml:space="preserve"> and enumerated all nonnegative integer vectors </w:t>
      </w:r>
      <m:oMath>
        <m:r>
          <m:rPr>
            <m:sty m:val="b"/>
          </m:rPr>
          <w:rPr>
            <w:rFonts w:ascii="Cambria Math" w:hAnsi="Cambria Math" w:cs="Times New Roman"/>
            <w:color w:val="auto"/>
            <w:sz w:val="24"/>
          </w:rPr>
          <m:t>q</m:t>
        </m:r>
        <m:r>
          <m:rPr>
            <m:sty m:val="p"/>
          </m:rPr>
          <w:rPr>
            <w:rFonts w:ascii="Cambria Math" w:hAnsi="Cambria Math" w:cs="Times New Roman"/>
            <w:color w:val="auto"/>
            <w:sz w:val="24"/>
          </w:rPr>
          <m:t>=</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q</m:t>
                </m:r>
              </m:e>
              <m:sub>
                <m:r>
                  <w:rPr>
                    <w:rFonts w:ascii="Cambria Math" w:hAnsi="Cambria Math" w:cs="Times New Roman"/>
                    <w:color w:val="auto"/>
                    <w:sz w:val="24"/>
                  </w:rPr>
                  <m:t>1</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q</m:t>
                </m:r>
              </m:e>
              <m:sub>
                <m:r>
                  <w:rPr>
                    <w:rFonts w:ascii="Cambria Math" w:hAnsi="Cambria Math" w:cs="Times New Roman"/>
                    <w:color w:val="auto"/>
                    <w:sz w:val="24"/>
                  </w:rPr>
                  <m:t>K</m:t>
                </m:r>
              </m:sub>
            </m:sSub>
          </m:e>
        </m:d>
      </m:oMath>
      <w:r w:rsidRPr="00452C51">
        <w:rPr>
          <w:rFonts w:ascii="Times New Roman" w:hAnsi="Times New Roman" w:cs="Times New Roman"/>
          <w:color w:val="auto"/>
          <w:sz w:val="24"/>
        </w:rPr>
        <w:t xml:space="preserve"> satisfying </w:t>
      </w:r>
      <m:oMath>
        <m:nary>
          <m:naryPr>
            <m:chr m:val="∑"/>
            <m:limLoc m:val="undOvr"/>
            <m:supHide m:val="1"/>
            <m:ctrlPr>
              <w:rPr>
                <w:rFonts w:ascii="Cambria Math" w:hAnsi="Cambria Math" w:cs="Times New Roman"/>
                <w:color w:val="auto"/>
                <w:sz w:val="24"/>
              </w:rPr>
            </m:ctrlPr>
          </m:naryPr>
          <m:sub>
            <m:r>
              <w:rPr>
                <w:rFonts w:ascii="Cambria Math" w:hAnsi="Cambria Math" w:cs="Times New Roman"/>
                <w:color w:val="auto"/>
                <w:sz w:val="24"/>
              </w:rPr>
              <m:t>k</m:t>
            </m:r>
          </m:sub>
          <m:sup>
            <m:r>
              <w:rPr>
                <w:rFonts w:ascii="Cambria Math" w:hAnsi="Cambria Math" w:cs="Times New Roman"/>
                <w:color w:val="auto"/>
                <w:sz w:val="24"/>
              </w:rPr>
              <m:t>​</m:t>
            </m:r>
          </m:sup>
          <m:e>
            <m:sSub>
              <m:sSubPr>
                <m:ctrlPr>
                  <w:rPr>
                    <w:rFonts w:ascii="Cambria Math" w:hAnsi="Cambria Math" w:cs="Times New Roman"/>
                    <w:color w:val="auto"/>
                    <w:sz w:val="24"/>
                  </w:rPr>
                </m:ctrlPr>
              </m:sSubPr>
              <m:e>
                <m:r>
                  <w:rPr>
                    <w:rFonts w:ascii="Cambria Math" w:hAnsi="Cambria Math" w:cs="Times New Roman"/>
                    <w:color w:val="auto"/>
                    <w:sz w:val="24"/>
                  </w:rPr>
                  <m:t>q</m:t>
                </m:r>
              </m:e>
              <m:sub>
                <m:r>
                  <w:rPr>
                    <w:rFonts w:ascii="Cambria Math" w:hAnsi="Cambria Math" w:cs="Times New Roman"/>
                    <w:color w:val="auto"/>
                    <w:sz w:val="24"/>
                  </w:rPr>
                  <m:t>k</m:t>
                </m:r>
              </m:sub>
            </m:sSub>
          </m:e>
        </m:nary>
        <m:r>
          <m:rPr>
            <m:sty m:val="p"/>
          </m:rPr>
          <w:rPr>
            <w:rFonts w:ascii="Cambria Math" w:hAnsi="Cambria Math" w:cs="Times New Roman"/>
            <w:color w:val="auto"/>
            <w:sz w:val="24"/>
          </w:rPr>
          <m:t>=</m:t>
        </m:r>
        <m:r>
          <w:rPr>
            <w:rFonts w:ascii="Cambria Math" w:hAnsi="Cambria Math" w:cs="Times New Roman"/>
            <w:color w:val="auto"/>
            <w:sz w:val="24"/>
          </w:rPr>
          <m:t>M</m:t>
        </m:r>
      </m:oMath>
      <w:r w:rsidRPr="00452C51">
        <w:rPr>
          <w:rFonts w:ascii="Times New Roman" w:hAnsi="Times New Roman" w:cs="Times New Roman"/>
          <w:color w:val="auto"/>
          <w:sz w:val="24"/>
        </w:rPr>
        <w:t>. Each integer composition was transformed to</w:t>
      </w:r>
    </w:p>
    <w:p w14:paraId="5420D12C"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k</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k</m:t>
                  </m:r>
                </m:sub>
              </m:sSub>
              <m:r>
                <m:rPr>
                  <m:sty m:val="p"/>
                </m:rPr>
                <w:rPr>
                  <w:rFonts w:ascii="Cambria Math" w:hAnsi="Cambria Math" w:cs="Times New Roman"/>
                  <w:sz w:val="24"/>
                  <w:szCs w:val="24"/>
                </w:rPr>
                <m:t>+</m:t>
              </m:r>
              <m:r>
                <w:rPr>
                  <w:rFonts w:ascii="Cambria Math" w:hAnsi="Cambria Math" w:cs="Times New Roman"/>
                  <w:sz w:val="24"/>
                  <w:szCs w:val="24"/>
                </w:rPr>
                <m:t>1</m:t>
              </m:r>
            </m:num>
            <m:den>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K</m:t>
              </m:r>
            </m:den>
          </m:f>
          <m:r>
            <m:rPr>
              <m:sty m:val="p"/>
            </m:rPr>
            <w:rPr>
              <w:rFonts w:ascii="Cambria Math" w:hAnsi="Cambria Math" w:cs="Times New Roman"/>
              <w:sz w:val="24"/>
              <w:szCs w:val="24"/>
            </w:rPr>
            <m:t>,</m:t>
          </m:r>
          <m:r>
            <w:rPr>
              <w:rFonts w:ascii="Cambria Math" w:hAnsi="Cambria Math" w:cs="Times New Roman"/>
              <w:sz w:val="24"/>
              <w:szCs w:val="24"/>
            </w:rPr>
            <m:t>  k</m:t>
          </m:r>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oMath>
      </m:oMathPara>
    </w:p>
    <w:p w14:paraId="0A05656C"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addition of one kept every component strictly positive. With </w:t>
      </w:r>
      <m:oMath>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3</m:t>
        </m:r>
      </m:oMath>
      <w:r w:rsidRPr="00452C51">
        <w:rPr>
          <w:rFonts w:ascii="Times New Roman" w:hAnsi="Times New Roman" w:cs="Times New Roman"/>
          <w:color w:val="auto"/>
          <w:sz w:val="24"/>
        </w:rPr>
        <w:t xml:space="preserve"> and </w:t>
      </w:r>
      <m:oMath>
        <m:r>
          <w:rPr>
            <w:rFonts w:ascii="Cambria Math" w:hAnsi="Cambria Math" w:cs="Times New Roman"/>
            <w:color w:val="auto"/>
            <w:sz w:val="24"/>
          </w:rPr>
          <m:t>h</m:t>
        </m:r>
        <m:r>
          <m:rPr>
            <m:sty m:val="p"/>
          </m:rPr>
          <w:rPr>
            <w:rFonts w:ascii="Cambria Math" w:hAnsi="Cambria Math" w:cs="Times New Roman"/>
            <w:color w:val="auto"/>
            <w:sz w:val="24"/>
          </w:rPr>
          <m:t>=</m:t>
        </m:r>
        <m:r>
          <w:rPr>
            <w:rFonts w:ascii="Cambria Math" w:hAnsi="Cambria Math" w:cs="Times New Roman"/>
            <w:color w:val="auto"/>
            <w:sz w:val="24"/>
          </w:rPr>
          <m:t>0.10</m:t>
        </m:r>
      </m:oMath>
      <w:r w:rsidRPr="00452C51">
        <w:rPr>
          <w:rFonts w:ascii="Times New Roman" w:hAnsi="Times New Roman" w:cs="Times New Roman"/>
          <w:color w:val="auto"/>
          <w:sz w:val="24"/>
        </w:rPr>
        <w:t xml:space="preserve">, </w:t>
      </w:r>
      <m:oMath>
        <m:r>
          <w:rPr>
            <w:rFonts w:ascii="Cambria Math" w:hAnsi="Cambria Math" w:cs="Times New Roman"/>
            <w:color w:val="auto"/>
            <w:sz w:val="24"/>
          </w:rPr>
          <m:t>M</m:t>
        </m:r>
        <m:r>
          <m:rPr>
            <m:sty m:val="p"/>
          </m:rPr>
          <w:rPr>
            <w:rFonts w:ascii="Cambria Math" w:hAnsi="Cambria Math" w:cs="Times New Roman"/>
            <w:color w:val="auto"/>
            <w:sz w:val="24"/>
          </w:rPr>
          <m:t>=</m:t>
        </m:r>
        <m:r>
          <w:rPr>
            <w:rFonts w:ascii="Cambria Math" w:hAnsi="Cambria Math" w:cs="Times New Roman"/>
            <w:color w:val="auto"/>
            <w:sz w:val="24"/>
          </w:rPr>
          <m:t>10</m:t>
        </m:r>
      </m:oMath>
      <w:r w:rsidRPr="00452C51">
        <w:rPr>
          <w:rFonts w:ascii="Times New Roman" w:hAnsi="Times New Roman" w:cs="Times New Roman"/>
          <w:color w:val="auto"/>
          <w:sz w:val="24"/>
        </w:rPr>
        <w:t xml:space="preserve"> and the mesh contained </w:t>
      </w:r>
      <m:oMath>
        <m:d>
          <m:dPr>
            <m:ctrlPr>
              <w:rPr>
                <w:rFonts w:ascii="Cambria Math" w:hAnsi="Cambria Math" w:cs="Times New Roman"/>
                <w:color w:val="auto"/>
                <w:sz w:val="24"/>
              </w:rPr>
            </m:ctrlPr>
          </m:dPr>
          <m:e>
            <m:f>
              <m:fPr>
                <m:type m:val="noBar"/>
                <m:ctrlPr>
                  <w:rPr>
                    <w:rFonts w:ascii="Cambria Math" w:hAnsi="Cambria Math" w:cs="Times New Roman"/>
                    <w:color w:val="auto"/>
                    <w:sz w:val="24"/>
                  </w:rPr>
                </m:ctrlPr>
              </m:fPr>
              <m:num>
                <m:r>
                  <w:rPr>
                    <w:rFonts w:ascii="Cambria Math" w:hAnsi="Cambria Math" w:cs="Times New Roman"/>
                    <w:color w:val="auto"/>
                    <w:sz w:val="24"/>
                  </w:rPr>
                  <m:t>M</m:t>
                </m:r>
                <m:r>
                  <m:rPr>
                    <m:sty m:val="p"/>
                  </m:rPr>
                  <w:rPr>
                    <w:rFonts w:ascii="Cambria Math" w:hAnsi="Cambria Math" w:cs="Times New Roman"/>
                    <w:color w:val="auto"/>
                    <w:sz w:val="24"/>
                  </w:rPr>
                  <m:t>+</m:t>
                </m:r>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num>
              <m:den>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den>
            </m:f>
          </m:e>
        </m:d>
        <m:r>
          <m:rPr>
            <m:sty m:val="p"/>
          </m:rPr>
          <w:rPr>
            <w:rFonts w:ascii="Cambria Math" w:hAnsi="Cambria Math" w:cs="Times New Roman"/>
            <w:color w:val="auto"/>
            <w:sz w:val="24"/>
          </w:rPr>
          <m:t>=</m:t>
        </m:r>
        <m:d>
          <m:dPr>
            <m:ctrlPr>
              <w:rPr>
                <w:rFonts w:ascii="Cambria Math" w:hAnsi="Cambria Math" w:cs="Times New Roman"/>
                <w:color w:val="auto"/>
                <w:sz w:val="24"/>
              </w:rPr>
            </m:ctrlPr>
          </m:dPr>
          <m:e>
            <m:f>
              <m:fPr>
                <m:type m:val="noBar"/>
                <m:ctrlPr>
                  <w:rPr>
                    <w:rFonts w:ascii="Cambria Math" w:hAnsi="Cambria Math" w:cs="Times New Roman"/>
                    <w:color w:val="auto"/>
                    <w:sz w:val="24"/>
                  </w:rPr>
                </m:ctrlPr>
              </m:fPr>
              <m:num>
                <m:r>
                  <w:rPr>
                    <w:rFonts w:ascii="Cambria Math" w:hAnsi="Cambria Math" w:cs="Times New Roman"/>
                    <w:color w:val="auto"/>
                    <w:sz w:val="24"/>
                  </w:rPr>
                  <m:t>12</m:t>
                </m:r>
              </m:num>
              <m:den>
                <m:r>
                  <w:rPr>
                    <w:rFonts w:ascii="Cambria Math" w:hAnsi="Cambria Math" w:cs="Times New Roman"/>
                    <w:color w:val="auto"/>
                    <w:sz w:val="24"/>
                  </w:rPr>
                  <m:t>2</m:t>
                </m:r>
              </m:den>
            </m:f>
          </m:e>
        </m:d>
        <m:r>
          <m:rPr>
            <m:sty m:val="p"/>
          </m:rPr>
          <w:rPr>
            <w:rFonts w:ascii="Cambria Math" w:hAnsi="Cambria Math" w:cs="Times New Roman"/>
            <w:color w:val="auto"/>
            <w:sz w:val="24"/>
          </w:rPr>
          <m:t>=</m:t>
        </m:r>
        <m:r>
          <w:rPr>
            <w:rFonts w:ascii="Cambria Math" w:hAnsi="Cambria Math" w:cs="Times New Roman"/>
            <w:color w:val="auto"/>
            <w:sz w:val="24"/>
          </w:rPr>
          <m:t>66</m:t>
        </m:r>
      </m:oMath>
      <w:r w:rsidRPr="00452C51">
        <w:rPr>
          <w:rFonts w:ascii="Times New Roman" w:hAnsi="Times New Roman" w:cs="Times New Roman"/>
          <w:color w:val="auto"/>
          <w:sz w:val="24"/>
        </w:rPr>
        <w:t xml:space="preserve"> interior simplex points. Optional lower and upper component bounds were applied after mesh construction. Each point was repeated </w:t>
      </w:r>
      <w:r w:rsidRPr="00452C51">
        <w:rPr>
          <w:rStyle w:val="VerbatimChar"/>
          <w:rFonts w:ascii="Times New Roman" w:eastAsiaTheme="minorHAnsi" w:hAnsi="Times New Roman" w:cs="Times New Roman"/>
          <w:color w:val="auto"/>
          <w:sz w:val="24"/>
          <w:szCs w:val="24"/>
        </w:rPr>
        <w:t>nsims = 5</w:t>
      </w:r>
      <w:r w:rsidRPr="00452C51">
        <w:rPr>
          <w:rFonts w:ascii="Times New Roman" w:hAnsi="Times New Roman" w:cs="Times New Roman"/>
          <w:color w:val="auto"/>
          <w:sz w:val="24"/>
        </w:rPr>
        <w:t xml:space="preserve"> times, producing </w:t>
      </w:r>
      <m:oMath>
        <m:r>
          <w:rPr>
            <w:rFonts w:ascii="Cambria Math" w:hAnsi="Cambria Math" w:cs="Times New Roman"/>
            <w:color w:val="auto"/>
            <w:sz w:val="24"/>
          </w:rPr>
          <m:t>66</m:t>
        </m:r>
        <m:r>
          <m:rPr>
            <m:sty m:val="p"/>
          </m:rPr>
          <w:rPr>
            <w:rFonts w:ascii="Cambria Math" w:hAnsi="Cambria Math" w:cs="Times New Roman"/>
            <w:color w:val="auto"/>
            <w:sz w:val="24"/>
          </w:rPr>
          <m:t>×</m:t>
        </m:r>
        <m:r>
          <w:rPr>
            <w:rFonts w:ascii="Cambria Math" w:hAnsi="Cambria Math" w:cs="Times New Roman"/>
            <w:color w:val="auto"/>
            <w:sz w:val="24"/>
          </w:rPr>
          <m:t>5</m:t>
        </m:r>
        <m:r>
          <m:rPr>
            <m:sty m:val="p"/>
          </m:rPr>
          <w:rPr>
            <w:rFonts w:ascii="Cambria Math" w:hAnsi="Cambria Math" w:cs="Times New Roman"/>
            <w:color w:val="auto"/>
            <w:sz w:val="24"/>
          </w:rPr>
          <m:t>=</m:t>
        </m:r>
        <m:r>
          <w:rPr>
            <w:rFonts w:ascii="Cambria Math" w:hAnsi="Cambria Math" w:cs="Times New Roman"/>
            <w:color w:val="auto"/>
            <w:sz w:val="24"/>
          </w:rPr>
          <m:t>330</m:t>
        </m:r>
      </m:oMath>
      <w:r w:rsidRPr="00452C51">
        <w:rPr>
          <w:rFonts w:ascii="Times New Roman" w:hAnsi="Times New Roman" w:cs="Times New Roman"/>
          <w:color w:val="auto"/>
          <w:sz w:val="24"/>
        </w:rPr>
        <w:t xml:space="preserve"> simulated datasets for a full-simplex factorial experiment before any bound-based filtering.</w:t>
      </w:r>
    </w:p>
    <w:p w14:paraId="0C108AF2" w14:textId="77777777" w:rsidR="00FC3CBA" w:rsidRPr="00452C51" w:rsidRDefault="00FC3CBA" w:rsidP="00FC3CBA">
      <w:pPr>
        <w:pStyle w:val="Heading2"/>
        <w:rPr>
          <w:rFonts w:ascii="Times New Roman" w:hAnsi="Times New Roman" w:cs="Times New Roman"/>
          <w:color w:val="auto"/>
          <w:sz w:val="24"/>
          <w:szCs w:val="24"/>
        </w:rPr>
      </w:pPr>
      <w:bookmarkStart w:id="8" w:name="step-2-draw-group-sample-sizes"/>
      <w:bookmarkEnd w:id="7"/>
      <w:r w:rsidRPr="00452C51">
        <w:rPr>
          <w:rFonts w:ascii="Times New Roman" w:hAnsi="Times New Roman" w:cs="Times New Roman"/>
          <w:color w:val="auto"/>
          <w:sz w:val="24"/>
          <w:szCs w:val="24"/>
        </w:rPr>
        <w:t>Step 2: Draw group sample sizes</w:t>
      </w:r>
    </w:p>
    <w:p w14:paraId="71AF2DEB"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For every simplex point and replicate, the operating model independently generated </w:t>
      </w:r>
      <m:oMath>
        <m:r>
          <w:rPr>
            <w:rFonts w:ascii="Cambria Math" w:hAnsi="Cambria Math" w:cs="Times New Roman"/>
            <w:color w:val="auto"/>
            <w:sz w:val="24"/>
          </w:rPr>
          <m:t>G</m:t>
        </m:r>
      </m:oMath>
      <w:r w:rsidRPr="00452C51">
        <w:rPr>
          <w:rFonts w:ascii="Times New Roman" w:hAnsi="Times New Roman" w:cs="Times New Roman"/>
          <w:color w:val="auto"/>
          <w:sz w:val="24"/>
        </w:rPr>
        <w:t xml:space="preserve"> sample sizes from the experiment’s Poisson, lognormal, or negative-binomial block. The resulting vector was </w:t>
      </w:r>
      <m:oMath>
        <m:r>
          <m:rPr>
            <m:sty m:val="b"/>
          </m:rPr>
          <w:rPr>
            <w:rFonts w:ascii="Cambria Math" w:hAnsi="Cambria Math" w:cs="Times New Roman"/>
            <w:color w:val="auto"/>
            <w:sz w:val="24"/>
          </w:rPr>
          <m:t>N</m:t>
        </m:r>
        <m:r>
          <m:rPr>
            <m:sty m:val="p"/>
          </m:rPr>
          <w:rPr>
            <w:rFonts w:ascii="Cambria Math" w:hAnsi="Cambria Math" w:cs="Times New Roman"/>
            <w:color w:val="auto"/>
            <w:sz w:val="24"/>
          </w:rPr>
          <m:t>=</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N</m:t>
                </m:r>
              </m:e>
              <m:sub>
                <m:r>
                  <w:rPr>
                    <w:rFonts w:ascii="Cambria Math" w:hAnsi="Cambria Math" w:cs="Times New Roman"/>
                    <w:color w:val="auto"/>
                    <w:sz w:val="24"/>
                  </w:rPr>
                  <m:t>1</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N</m:t>
                </m:r>
              </m:e>
              <m:sub>
                <m:r>
                  <w:rPr>
                    <w:rFonts w:ascii="Cambria Math" w:hAnsi="Cambria Math" w:cs="Times New Roman"/>
                    <w:color w:val="auto"/>
                    <w:sz w:val="24"/>
                  </w:rPr>
                  <m:t>G</m:t>
                </m:r>
              </m:sub>
            </m:sSub>
          </m:e>
        </m:d>
      </m:oMath>
      <w:r w:rsidRPr="00452C51">
        <w:rPr>
          <w:rFonts w:ascii="Times New Roman" w:hAnsi="Times New Roman" w:cs="Times New Roman"/>
          <w:color w:val="auto"/>
          <w:sz w:val="24"/>
        </w:rPr>
        <w:t>. Realized means, SDs, and selected quantiles were written to the experiment log as a diagnostic check on the sample-size generator.</w:t>
      </w:r>
    </w:p>
    <w:p w14:paraId="68817F90" w14:textId="77777777" w:rsidR="00FC3CBA" w:rsidRPr="00452C51" w:rsidRDefault="00FC3CBA" w:rsidP="00FC3CBA">
      <w:pPr>
        <w:pStyle w:val="Heading2"/>
        <w:rPr>
          <w:rFonts w:ascii="Times New Roman" w:hAnsi="Times New Roman" w:cs="Times New Roman"/>
          <w:color w:val="auto"/>
          <w:sz w:val="24"/>
          <w:szCs w:val="24"/>
        </w:rPr>
      </w:pPr>
      <w:bookmarkStart w:id="9" w:name="Xb452b8de2a9402306598acbd3f898760785c777"/>
      <w:bookmarkEnd w:id="8"/>
      <w:r w:rsidRPr="00452C51">
        <w:rPr>
          <w:rFonts w:ascii="Times New Roman" w:hAnsi="Times New Roman" w:cs="Times New Roman"/>
          <w:color w:val="auto"/>
          <w:sz w:val="24"/>
          <w:szCs w:val="24"/>
        </w:rPr>
        <w:t>Step 3: Generate group-specific concentration weights</w:t>
      </w:r>
    </w:p>
    <w:p w14:paraId="4B07A66E"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group-specific concentration weight was lognormally distributed with specified arithmetic mean </w:t>
      </w:r>
      <m:oMath>
        <m:sSub>
          <m:sSubPr>
            <m:ctrlPr>
              <w:rPr>
                <w:rFonts w:ascii="Cambria Math" w:hAnsi="Cambria Math" w:cs="Times New Roman"/>
                <w:color w:val="auto"/>
                <w:sz w:val="24"/>
              </w:rPr>
            </m:ctrlPr>
          </m:sSubPr>
          <m:e>
            <m:r>
              <w:rPr>
                <w:rFonts w:ascii="Cambria Math" w:hAnsi="Cambria Math" w:cs="Times New Roman"/>
                <w:color w:val="auto"/>
                <w:sz w:val="24"/>
              </w:rPr>
              <m:t>θ</m:t>
            </m:r>
          </m:e>
          <m:sub>
            <m:r>
              <m:rPr>
                <m:sty m:val="p"/>
              </m:rPr>
              <w:rPr>
                <w:rFonts w:ascii="Cambria Math" w:hAnsi="Cambria Math" w:cs="Times New Roman"/>
                <w:color w:val="auto"/>
                <w:sz w:val="24"/>
              </w:rPr>
              <m:t>true</m:t>
            </m:r>
          </m:sub>
        </m:sSub>
      </m:oMath>
      <w:r w:rsidRPr="00452C51">
        <w:rPr>
          <w:rFonts w:ascii="Times New Roman" w:hAnsi="Times New Roman" w:cs="Times New Roman"/>
          <w:color w:val="auto"/>
          <w:sz w:val="24"/>
        </w:rPr>
        <w:t xml:space="preserve"> and coefficient of variation </w:t>
      </w:r>
      <m:oMath>
        <m:r>
          <w:rPr>
            <w:rFonts w:ascii="Cambria Math" w:hAnsi="Cambria Math" w:cs="Times New Roman"/>
            <w:color w:val="auto"/>
            <w:sz w:val="24"/>
          </w:rPr>
          <m:t>C</m:t>
        </m:r>
        <m:sSub>
          <m:sSubPr>
            <m:ctrlPr>
              <w:rPr>
                <w:rFonts w:ascii="Cambria Math" w:hAnsi="Cambria Math" w:cs="Times New Roman"/>
                <w:color w:val="auto"/>
                <w:sz w:val="24"/>
              </w:rPr>
            </m:ctrlPr>
          </m:sSubPr>
          <m:e>
            <m:r>
              <w:rPr>
                <w:rFonts w:ascii="Cambria Math" w:hAnsi="Cambria Math" w:cs="Times New Roman"/>
                <w:color w:val="auto"/>
                <w:sz w:val="24"/>
              </w:rPr>
              <m:t>V</m:t>
            </m:r>
          </m:e>
          <m:sub>
            <m:r>
              <w:rPr>
                <w:rFonts w:ascii="Cambria Math" w:hAnsi="Cambria Math" w:cs="Times New Roman"/>
                <w:color w:val="auto"/>
                <w:sz w:val="24"/>
              </w:rPr>
              <m:t>θ</m:t>
            </m:r>
          </m:sub>
        </m:sSub>
      </m:oMath>
      <w:r w:rsidRPr="00452C51">
        <w:rPr>
          <w:rFonts w:ascii="Times New Roman" w:hAnsi="Times New Roman" w:cs="Times New Roman"/>
          <w:color w:val="auto"/>
          <w:sz w:val="24"/>
        </w:rPr>
        <w:t>. The code used</w:t>
      </w:r>
    </w:p>
    <w:p w14:paraId="7F88B21C"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θ</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C</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θ</m:t>
                      </m:r>
                    </m:sub>
                    <m:sup>
                      <m:r>
                        <w:rPr>
                          <w:rFonts w:ascii="Cambria Math" w:hAnsi="Cambria Math" w:cs="Times New Roman"/>
                          <w:sz w:val="24"/>
                          <w:szCs w:val="24"/>
                        </w:rPr>
                        <m:t>2</m:t>
                      </m:r>
                    </m:sup>
                  </m:sSubSup>
                </m:e>
              </m:d>
            </m:e>
          </m:rad>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m:rPr>
                  <m:sty m:val="p"/>
                </m:rPr>
                <w:rPr>
                  <w:rFonts w:ascii="Cambria Math" w:hAnsi="Cambria Math" w:cs="Times New Roman"/>
                  <w:sz w:val="24"/>
                  <w:szCs w:val="24"/>
                </w:rPr>
                <m:t>true</m:t>
              </m:r>
            </m:sub>
          </m:sSub>
          <m:r>
            <m:rPr>
              <m:sty m:val="p"/>
            </m:rPr>
            <w:rPr>
              <w:rFonts w:ascii="Cambria Math" w:hAnsi="Cambria Math" w:cs="Times New Roman"/>
              <w:sz w:val="24"/>
              <w:szCs w:val="24"/>
            </w:rPr>
            <m:t>exp</m:t>
          </m:r>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θg</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θ</m:t>
                      </m:r>
                    </m:sub>
                    <m:sup>
                      <m:r>
                        <w:rPr>
                          <w:rFonts w:ascii="Cambria Math" w:hAnsi="Cambria Math" w:cs="Times New Roman"/>
                          <w:sz w:val="24"/>
                          <w:szCs w:val="24"/>
                        </w:rPr>
                        <m:t>2</m:t>
                      </m:r>
                    </m:sup>
                  </m:sSubSup>
                </m:num>
                <m:den>
                  <m:r>
                    <w:rPr>
                      <w:rFonts w:ascii="Cambria Math" w:hAnsi="Cambria Math" w:cs="Times New Roman"/>
                      <w:sz w:val="24"/>
                      <w:szCs w:val="24"/>
                    </w:rPr>
                    <m:t>2</m:t>
                  </m:r>
                </m:den>
              </m:f>
            </m:e>
          </m:d>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θg</m:t>
              </m:r>
            </m:sub>
          </m:sSub>
          <m:r>
            <m:rPr>
              <m:sty m:val="p"/>
            </m:rPr>
            <w:rPr>
              <w:rFonts w:ascii="Cambria Math" w:hAnsi="Cambria Math" w:cs="Times New Roman"/>
              <w:sz w:val="24"/>
              <w:szCs w:val="24"/>
            </w:rPr>
            <m:t>∼</m:t>
          </m:r>
          <m:r>
            <w:rPr>
              <w:rFonts w:ascii="Cambria Math" w:hAnsi="Cambria Math" w:cs="Times New Roman"/>
              <w:sz w:val="24"/>
              <w:szCs w:val="24"/>
            </w:rPr>
            <m:t>N</m:t>
          </m:r>
          <m:d>
            <m:dPr>
              <m:ctrlPr>
                <w:rPr>
                  <w:rFonts w:ascii="Cambria Math" w:hAnsi="Cambria Math" w:cs="Times New Roman"/>
                  <w:sz w:val="24"/>
                  <w:szCs w:val="24"/>
                </w:rPr>
              </m:ctrlPr>
            </m:dPr>
            <m:e>
              <m:r>
                <w:rPr>
                  <w:rFonts w:ascii="Cambria Math" w:hAnsi="Cambria Math" w:cs="Times New Roman"/>
                  <w:sz w:val="24"/>
                  <w:szCs w:val="24"/>
                </w:rPr>
                <m:t>0</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θ</m:t>
                  </m:r>
                </m:sub>
                <m:sup>
                  <m:r>
                    <w:rPr>
                      <w:rFonts w:ascii="Cambria Math" w:hAnsi="Cambria Math" w:cs="Times New Roman"/>
                      <w:sz w:val="24"/>
                      <w:szCs w:val="24"/>
                    </w:rPr>
                    <m:t>2</m:t>
                  </m:r>
                </m:sup>
              </m:sSubSup>
            </m:e>
          </m:d>
          <m:r>
            <m:rPr>
              <m:sty m:val="p"/>
            </m:rPr>
            <w:rPr>
              <w:rFonts w:ascii="Cambria Math" w:hAnsi="Cambria Math" w:cs="Times New Roman"/>
              <w:sz w:val="24"/>
              <w:szCs w:val="24"/>
            </w:rPr>
            <m:t>.</m:t>
          </m:r>
        </m:oMath>
      </m:oMathPara>
    </w:p>
    <w:p w14:paraId="3A25C87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Thus </w:t>
      </w:r>
      <m:oMath>
        <m:r>
          <w:rPr>
            <w:rFonts w:ascii="Cambria Math" w:hAnsi="Cambria Math" w:cs="Times New Roman"/>
            <w:color w:val="auto"/>
            <w:sz w:val="24"/>
          </w:rPr>
          <m:t>E</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θ</m:t>
                </m:r>
              </m:e>
              <m:sub>
                <m:r>
                  <w:rPr>
                    <w:rFonts w:ascii="Cambria Math" w:hAnsi="Cambria Math" w:cs="Times New Roman"/>
                    <w:color w:val="auto"/>
                    <w:sz w:val="24"/>
                  </w:rPr>
                  <m:t>g</m:t>
                </m:r>
              </m:sub>
            </m:sSub>
          </m:e>
        </m:d>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θ</m:t>
            </m:r>
          </m:e>
          <m:sub>
            <m:r>
              <m:rPr>
                <m:sty m:val="p"/>
              </m:rPr>
              <w:rPr>
                <w:rFonts w:ascii="Cambria Math" w:hAnsi="Cambria Math" w:cs="Times New Roman"/>
                <w:color w:val="auto"/>
                <w:sz w:val="24"/>
              </w:rPr>
              <m:t>true</m:t>
            </m:r>
          </m:sub>
        </m:sSub>
      </m:oMath>
      <w:r w:rsidRPr="00452C51">
        <w:rPr>
          <w:rFonts w:ascii="Times New Roman" w:hAnsi="Times New Roman" w:cs="Times New Roman"/>
          <w:color w:val="auto"/>
          <w:sz w:val="24"/>
        </w:rPr>
        <w:t>. Total concentration was linked linearly to sample size:</w:t>
      </w:r>
    </w:p>
    <w:p w14:paraId="56878305"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g</m:t>
                  </m:r>
                </m:sub>
              </m:sSub>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OD</m:t>
                  </m:r>
                </m:sub>
              </m:sSub>
            </m:e>
          </m:d>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oMath>
      </m:oMathPara>
    </w:p>
    <w:p w14:paraId="27BA4D34"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where the overdispersion multiplier was </w:t>
      </w:r>
      <m:oMath>
        <m:sSub>
          <m:sSubPr>
            <m:ctrlPr>
              <w:rPr>
                <w:rFonts w:ascii="Cambria Math" w:hAnsi="Cambria Math" w:cs="Times New Roman"/>
                <w:color w:val="auto"/>
                <w:sz w:val="24"/>
              </w:rPr>
            </m:ctrlPr>
          </m:sSubPr>
          <m:e>
            <m:r>
              <w:rPr>
                <w:rFonts w:ascii="Cambria Math" w:hAnsi="Cambria Math" w:cs="Times New Roman"/>
                <w:color w:val="auto"/>
                <w:sz w:val="24"/>
              </w:rPr>
              <m:t>c</m:t>
            </m:r>
          </m:e>
          <m:sub>
            <m:r>
              <m:rPr>
                <m:sty m:val="p"/>
              </m:rPr>
              <w:rPr>
                <w:rFonts w:ascii="Cambria Math" w:hAnsi="Cambria Math" w:cs="Times New Roman"/>
                <w:color w:val="auto"/>
                <w:sz w:val="24"/>
              </w:rPr>
              <m:t>OD</m:t>
            </m:r>
          </m:sub>
        </m:sSub>
        <m:r>
          <m:rPr>
            <m:sty m:val="p"/>
          </m:rPr>
          <w:rPr>
            <w:rFonts w:ascii="Cambria Math" w:hAnsi="Cambria Math" w:cs="Times New Roman"/>
            <w:color w:val="auto"/>
            <w:sz w:val="24"/>
          </w:rPr>
          <m:t>=</m:t>
        </m:r>
        <m:r>
          <w:rPr>
            <w:rFonts w:ascii="Cambria Math" w:hAnsi="Cambria Math" w:cs="Times New Roman"/>
            <w:color w:val="auto"/>
            <w:sz w:val="24"/>
          </w:rPr>
          <m:t>1</m:t>
        </m:r>
      </m:oMath>
      <w:r w:rsidRPr="00452C51">
        <w:rPr>
          <w:rFonts w:ascii="Times New Roman" w:hAnsi="Times New Roman" w:cs="Times New Roman"/>
          <w:color w:val="auto"/>
          <w:sz w:val="24"/>
        </w:rPr>
        <w:t xml:space="preserve"> in the default factorial design.</w:t>
      </w:r>
    </w:p>
    <w:p w14:paraId="31309D6E" w14:textId="77777777" w:rsidR="00FC3CBA" w:rsidRPr="00452C51" w:rsidRDefault="00FC3CBA" w:rsidP="00FC3CBA">
      <w:pPr>
        <w:pStyle w:val="Heading2"/>
        <w:rPr>
          <w:rFonts w:ascii="Times New Roman" w:hAnsi="Times New Roman" w:cs="Times New Roman"/>
          <w:color w:val="auto"/>
          <w:sz w:val="24"/>
          <w:szCs w:val="24"/>
        </w:rPr>
      </w:pPr>
      <w:bookmarkStart w:id="10" w:name="X2b61dd1322aa386a262d9d8a848f50a3b4208fc"/>
      <w:bookmarkEnd w:id="9"/>
      <w:r w:rsidRPr="00452C51">
        <w:rPr>
          <w:rFonts w:ascii="Times New Roman" w:hAnsi="Times New Roman" w:cs="Times New Roman"/>
          <w:color w:val="auto"/>
          <w:sz w:val="24"/>
          <w:szCs w:val="24"/>
        </w:rPr>
        <w:t>Step 4: Introduce between-group composition variability</w:t>
      </w:r>
    </w:p>
    <w:p w14:paraId="31146120"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target simplex point </w:t>
      </w:r>
      <m:oMath>
        <m:sSup>
          <m:sSupPr>
            <m:ctrlPr>
              <w:rPr>
                <w:rFonts w:ascii="Cambria Math" w:hAnsi="Cambria Math" w:cs="Times New Roman"/>
                <w:color w:val="auto"/>
                <w:sz w:val="24"/>
              </w:rPr>
            </m:ctrlPr>
          </m:sSupPr>
          <m:e>
            <m:r>
              <m:rPr>
                <m:sty m:val="b"/>
              </m:rPr>
              <w:rPr>
                <w:rFonts w:ascii="Cambria Math" w:hAnsi="Cambria Math" w:cs="Times New Roman"/>
                <w:color w:val="auto"/>
                <w:sz w:val="24"/>
              </w:rPr>
              <m:t>p</m:t>
            </m:r>
          </m:e>
          <m:sup>
            <m:r>
              <m:rPr>
                <m:sty m:val="p"/>
              </m:rPr>
              <w:rPr>
                <w:rFonts w:ascii="Cambria Math" w:hAnsi="Cambria Math" w:cs="Times New Roman"/>
                <w:color w:val="auto"/>
                <w:sz w:val="24"/>
              </w:rPr>
              <m:t>true</m:t>
            </m:r>
          </m:sup>
        </m:sSup>
      </m:oMath>
      <w:r w:rsidRPr="00452C51">
        <w:rPr>
          <w:rFonts w:ascii="Times New Roman" w:hAnsi="Times New Roman" w:cs="Times New Roman"/>
          <w:color w:val="auto"/>
          <w:sz w:val="24"/>
        </w:rPr>
        <w:t xml:space="preserve"> was perturbed independently for each group on the log scale. For category </w:t>
      </w:r>
      <m:oMath>
        <m:r>
          <w:rPr>
            <w:rFonts w:ascii="Cambria Math" w:hAnsi="Cambria Math" w:cs="Times New Roman"/>
            <w:color w:val="auto"/>
            <w:sz w:val="24"/>
          </w:rPr>
          <m:t>k</m:t>
        </m:r>
      </m:oMath>
      <w:r w:rsidRPr="00452C51">
        <w:rPr>
          <w:rFonts w:ascii="Times New Roman" w:hAnsi="Times New Roman" w:cs="Times New Roman"/>
          <w:color w:val="auto"/>
          <w:sz w:val="24"/>
        </w:rPr>
        <w:t>,</w:t>
      </w:r>
    </w:p>
    <w:p w14:paraId="75DECC22"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gk</m:t>
              </m:r>
            </m:sub>
          </m:sSub>
          <m:r>
            <m:rPr>
              <m:sty m:val="p"/>
            </m:rPr>
            <w:rPr>
              <w:rFonts w:ascii="Cambria Math" w:hAnsi="Cambria Math" w:cs="Times New Roman"/>
              <w:sz w:val="24"/>
              <w:szCs w:val="24"/>
            </w:rPr>
            <m:t>=log</m:t>
          </m:r>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r>
                <m:rPr>
                  <m:sty m:val="p"/>
                </m:rPr>
                <w:rPr>
                  <w:rFonts w:ascii="Cambria Math" w:hAnsi="Cambria Math" w:cs="Times New Roman"/>
                  <w:sz w:val="24"/>
                  <w:szCs w:val="24"/>
                </w:rPr>
                <m:t>true</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gk</m:t>
              </m:r>
            </m:sub>
          </m:sSub>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gk</m:t>
              </m:r>
            </m:sub>
          </m:sSub>
          <m:limUpp>
            <m:limUppPr>
              <m:ctrlPr>
                <w:rPr>
                  <w:rFonts w:ascii="Cambria Math" w:hAnsi="Cambria Math" w:cs="Times New Roman"/>
                  <w:sz w:val="24"/>
                  <w:szCs w:val="24"/>
                </w:rPr>
              </m:ctrlPr>
            </m:limUppPr>
            <m:e>
              <m:r>
                <m:rPr>
                  <m:sty m:val="p"/>
                </m:rPr>
                <w:rPr>
                  <w:rFonts w:ascii="Cambria Math" w:hAnsi="Cambria Math" w:cs="Times New Roman"/>
                  <w:sz w:val="24"/>
                  <w:szCs w:val="24"/>
                </w:rPr>
                <m:t>∼</m:t>
              </m:r>
            </m:e>
            <m:lim>
              <m:r>
                <m:rPr>
                  <m:sty m:val="p"/>
                </m:rPr>
                <w:rPr>
                  <w:rFonts w:ascii="Cambria Math" w:hAnsi="Cambria Math" w:cs="Times New Roman"/>
                  <w:sz w:val="24"/>
                  <w:szCs w:val="24"/>
                </w:rPr>
                <m:t>iid</m:t>
              </m:r>
            </m:lim>
          </m:limUpp>
          <m:r>
            <w:rPr>
              <w:rFonts w:ascii="Cambria Math" w:hAnsi="Cambria Math" w:cs="Times New Roman"/>
              <w:sz w:val="24"/>
              <w:szCs w:val="24"/>
            </w:rPr>
            <m:t>N</m:t>
          </m:r>
          <m:d>
            <m:dPr>
              <m:ctrlPr>
                <w:rPr>
                  <w:rFonts w:ascii="Cambria Math" w:hAnsi="Cambria Math" w:cs="Times New Roman"/>
                  <w:sz w:val="24"/>
                  <w:szCs w:val="24"/>
                </w:rPr>
              </m:ctrlPr>
            </m:dPr>
            <m:e>
              <m:r>
                <w:rPr>
                  <w:rFonts w:ascii="Cambria Math" w:hAnsi="Cambria Math" w:cs="Times New Roman"/>
                  <w:sz w:val="24"/>
                  <w:szCs w:val="24"/>
                </w:rPr>
                <m:t>0</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r>
            <m:rPr>
              <m:sty m:val="p"/>
            </m:rPr>
            <w:rPr>
              <w:rFonts w:ascii="Cambria Math" w:hAnsi="Cambria Math" w:cs="Times New Roman"/>
              <w:sz w:val="24"/>
              <w:szCs w:val="24"/>
            </w:rPr>
            <m:t>,</m:t>
          </m:r>
        </m:oMath>
      </m:oMathPara>
    </w:p>
    <w:p w14:paraId="7F4A2770"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and the group composition was obtained by renormalization,</w:t>
      </w:r>
    </w:p>
    <w:p w14:paraId="5AD7F3E3"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gk</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exp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gk</m:t>
                      </m:r>
                    </m:sub>
                  </m:sSub>
                </m:e>
              </m:d>
            </m:num>
            <m:den>
              <m:nary>
                <m:naryPr>
                  <m:chr m:val="∑"/>
                  <m:limLoc m:val="undOvr"/>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r>
                    <m:rPr>
                      <m:sty m:val="p"/>
                    </m:rPr>
                    <w:rPr>
                      <w:rFonts w:ascii="Cambria Math" w:hAnsi="Cambria Math" w:cs="Times New Roman"/>
                      <w:sz w:val="24"/>
                      <w:szCs w:val="24"/>
                    </w:rPr>
                    <m:t>exp</m:t>
                  </m:r>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gj</m:t>
                      </m:r>
                    </m:sub>
                  </m:sSub>
                </m:e>
              </m:d>
            </m:den>
          </m:f>
          <m:r>
            <m:rPr>
              <m:sty m:val="p"/>
            </m:rPr>
            <w:rPr>
              <w:rFonts w:ascii="Cambria Math" w:hAnsi="Cambria Math" w:cs="Times New Roman"/>
              <w:sz w:val="24"/>
              <w:szCs w:val="24"/>
            </w:rPr>
            <m:t>.</m:t>
          </m:r>
        </m:oMath>
      </m:oMathPara>
    </w:p>
    <w:p w14:paraId="29B44394"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factor </w:t>
      </w:r>
      <m:oMath>
        <m:r>
          <w:rPr>
            <w:rFonts w:ascii="Cambria Math" w:hAnsi="Cambria Math" w:cs="Times New Roman"/>
            <w:color w:val="auto"/>
            <w:sz w:val="24"/>
          </w:rPr>
          <m:t>σ</m:t>
        </m:r>
      </m:oMath>
      <w:r w:rsidRPr="00452C51">
        <w:rPr>
          <w:rFonts w:ascii="Times New Roman" w:hAnsi="Times New Roman" w:cs="Times New Roman"/>
          <w:color w:val="auto"/>
          <w:sz w:val="24"/>
        </w:rPr>
        <w:t xml:space="preserve"> therefore controlled heterogeneity in mean composition among sampled groups. This source of variation is distinct from the Dirichlet-multinomial observation layer and from heterogeneity in </w:t>
      </w:r>
      <m:oMath>
        <m:sSub>
          <m:sSubPr>
            <m:ctrlPr>
              <w:rPr>
                <w:rFonts w:ascii="Cambria Math" w:hAnsi="Cambria Math" w:cs="Times New Roman"/>
                <w:color w:val="auto"/>
                <w:sz w:val="24"/>
              </w:rPr>
            </m:ctrlPr>
          </m:sSubPr>
          <m:e>
            <m:r>
              <w:rPr>
                <w:rFonts w:ascii="Cambria Math" w:hAnsi="Cambria Math" w:cs="Times New Roman"/>
                <w:color w:val="auto"/>
                <w:sz w:val="24"/>
              </w:rPr>
              <m:t>θ</m:t>
            </m:r>
          </m:e>
          <m:sub>
            <m:r>
              <w:rPr>
                <w:rFonts w:ascii="Cambria Math" w:hAnsi="Cambria Math" w:cs="Times New Roman"/>
                <w:color w:val="auto"/>
                <w:sz w:val="24"/>
              </w:rPr>
              <m:t>g</m:t>
            </m:r>
          </m:sub>
        </m:sSub>
      </m:oMath>
      <w:r w:rsidRPr="00452C51">
        <w:rPr>
          <w:rFonts w:ascii="Times New Roman" w:hAnsi="Times New Roman" w:cs="Times New Roman"/>
          <w:color w:val="auto"/>
          <w:sz w:val="24"/>
        </w:rPr>
        <w:t>.</w:t>
      </w:r>
    </w:p>
    <w:p w14:paraId="03913EC4" w14:textId="77777777" w:rsidR="00FC3CBA" w:rsidRPr="00452C51" w:rsidRDefault="00FC3CBA" w:rsidP="00FC3CBA">
      <w:pPr>
        <w:pStyle w:val="Heading2"/>
        <w:rPr>
          <w:rFonts w:ascii="Times New Roman" w:hAnsi="Times New Roman" w:cs="Times New Roman"/>
          <w:color w:val="auto"/>
          <w:sz w:val="24"/>
          <w:szCs w:val="24"/>
        </w:rPr>
      </w:pPr>
      <w:bookmarkStart w:id="11" w:name="X9ff564eda0dd31d7b0cc02df004654958bee25d"/>
      <w:bookmarkEnd w:id="10"/>
      <w:r w:rsidRPr="00452C51">
        <w:rPr>
          <w:rFonts w:ascii="Times New Roman" w:hAnsi="Times New Roman" w:cs="Times New Roman"/>
          <w:color w:val="auto"/>
          <w:sz w:val="24"/>
          <w:szCs w:val="24"/>
        </w:rPr>
        <w:t>Step 5: Generate Dirichlet-multinomial observations</w:t>
      </w:r>
    </w:p>
    <w:p w14:paraId="762188F1"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For the Dirichlet-multinomial operating model, category concentrations were </w:t>
      </w:r>
      <m:oMath>
        <m:sSub>
          <m:sSubPr>
            <m:ctrlPr>
              <w:rPr>
                <w:rFonts w:ascii="Cambria Math" w:hAnsi="Cambria Math" w:cs="Times New Roman"/>
                <w:color w:val="auto"/>
                <w:sz w:val="24"/>
              </w:rPr>
            </m:ctrlPr>
          </m:sSubPr>
          <m:e>
            <m:r>
              <w:rPr>
                <w:rFonts w:ascii="Cambria Math" w:hAnsi="Cambria Math" w:cs="Times New Roman"/>
                <w:color w:val="auto"/>
                <w:sz w:val="24"/>
              </w:rPr>
              <m:t>α</m:t>
            </m:r>
          </m:e>
          <m:sub>
            <m:r>
              <w:rPr>
                <w:rFonts w:ascii="Cambria Math" w:hAnsi="Cambria Math" w:cs="Times New Roman"/>
                <w:color w:val="auto"/>
                <w:sz w:val="24"/>
              </w:rPr>
              <m:t>gk</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a</m:t>
            </m:r>
          </m:e>
          <m:sub>
            <m:r>
              <w:rPr>
                <w:rFonts w:ascii="Cambria Math" w:hAnsi="Cambria Math" w:cs="Times New Roman"/>
                <w:color w:val="auto"/>
                <w:sz w:val="24"/>
              </w:rPr>
              <m:t>0g</m:t>
            </m:r>
          </m:sub>
        </m:sSub>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gk</m:t>
            </m:r>
          </m:sub>
        </m:sSub>
      </m:oMath>
      <w:r w:rsidRPr="00452C51">
        <w:rPr>
          <w:rFonts w:ascii="Times New Roman" w:hAnsi="Times New Roman" w:cs="Times New Roman"/>
          <w:color w:val="auto"/>
          <w:sz w:val="24"/>
        </w:rPr>
        <w:t>. The latent composition and observed counts were generated as</w:t>
      </w:r>
    </w:p>
    <w:p w14:paraId="7F8F780A"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ty m:val="b"/>
                </m:rPr>
                <w:rPr>
                  <w:rFonts w:ascii="Cambria Math" w:hAnsi="Cambria Math" w:cs="Times New Roman"/>
                  <w:sz w:val="24"/>
                  <w:szCs w:val="24"/>
                </w:rPr>
                <m:t>ϕ</m:t>
              </m:r>
            </m:e>
            <m:sub>
              <m:r>
                <w:rPr>
                  <w:rFonts w:ascii="Cambria Math" w:hAnsi="Cambria Math" w:cs="Times New Roman"/>
                  <w:sz w:val="24"/>
                  <w:szCs w:val="24"/>
                </w:rPr>
                <m:t>g</m:t>
              </m:r>
            </m:sub>
          </m:sSub>
          <m:r>
            <m:rPr>
              <m:sty m:val="p"/>
            </m:rPr>
            <w:rPr>
              <w:rFonts w:ascii="Cambria Math" w:hAnsi="Cambria Math" w:cs="Times New Roman"/>
              <w:sz w:val="24"/>
              <w:szCs w:val="24"/>
            </w:rPr>
            <m:t>∼Dirichlet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α</m:t>
                  </m:r>
                </m:e>
                <m:sub>
                  <m:r>
                    <w:rPr>
                      <w:rFonts w:ascii="Cambria Math" w:hAnsi="Cambria Math" w:cs="Times New Roman"/>
                      <w:sz w:val="24"/>
                      <w:szCs w:val="24"/>
                    </w:rPr>
                    <m:t>g</m:t>
                  </m:r>
                </m:sub>
              </m:sSub>
            </m:e>
          </m:d>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b"/>
                </m:rPr>
                <w:rPr>
                  <w:rFonts w:ascii="Cambria Math" w:hAnsi="Cambria Math" w:cs="Times New Roman"/>
                  <w:sz w:val="24"/>
                  <w:szCs w:val="24"/>
                </w:rPr>
                <m:t>ϕ</m:t>
              </m:r>
            </m:e>
            <m:sub>
              <m:r>
                <w:rPr>
                  <w:rFonts w:ascii="Cambria Math" w:hAnsi="Cambria Math" w:cs="Times New Roman"/>
                  <w:sz w:val="24"/>
                  <w:szCs w:val="24"/>
                </w:rPr>
                <m:t>g</m:t>
              </m:r>
            </m:sub>
          </m:sSub>
          <m:r>
            <m:rPr>
              <m:sty m:val="p"/>
            </m:rPr>
            <w:rPr>
              <w:rFonts w:ascii="Cambria Math" w:hAnsi="Cambria Math" w:cs="Times New Roman"/>
              <w:sz w:val="24"/>
              <w:szCs w:val="24"/>
            </w:rPr>
            <m:t>∼Multinomial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b"/>
                    </m:rPr>
                    <w:rPr>
                      <w:rFonts w:ascii="Cambria Math" w:hAnsi="Cambria Math" w:cs="Times New Roman"/>
                      <w:sz w:val="24"/>
                      <w:szCs w:val="24"/>
                    </w:rPr>
                    <m:t>ϕ</m:t>
                  </m:r>
                </m:e>
                <m:sub>
                  <m:r>
                    <w:rPr>
                      <w:rFonts w:ascii="Cambria Math" w:hAnsi="Cambria Math" w:cs="Times New Roman"/>
                      <w:sz w:val="24"/>
                      <w:szCs w:val="24"/>
                    </w:rPr>
                    <m:t>g</m:t>
                  </m:r>
                </m:sub>
              </m:sSub>
            </m:e>
          </m:d>
          <m:r>
            <m:rPr>
              <m:sty m:val="p"/>
            </m:rPr>
            <w:rPr>
              <w:rFonts w:ascii="Cambria Math" w:hAnsi="Cambria Math" w:cs="Times New Roman"/>
              <w:sz w:val="24"/>
              <w:szCs w:val="24"/>
            </w:rPr>
            <m:t>.</m:t>
          </m:r>
        </m:oMath>
      </m:oMathPara>
    </w:p>
    <w:p w14:paraId="3DFD0674"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The code implemented the Dirichlet draw using independent gamma variables with common rate one followed by normalization. This operating model incorporated both group-level shifts in expected composition and extra-multinomial sampling variation.</w:t>
      </w:r>
    </w:p>
    <w:p w14:paraId="2EED5C7E" w14:textId="77777777" w:rsidR="00FC3CBA" w:rsidRPr="00452C51" w:rsidRDefault="00FC3CBA" w:rsidP="00FC3CBA">
      <w:pPr>
        <w:pStyle w:val="Heading2"/>
        <w:rPr>
          <w:rFonts w:ascii="Times New Roman" w:hAnsi="Times New Roman" w:cs="Times New Roman"/>
          <w:color w:val="auto"/>
          <w:sz w:val="24"/>
          <w:szCs w:val="24"/>
        </w:rPr>
      </w:pPr>
      <w:bookmarkStart w:id="12" w:name="X26c412e67c9e6f85ce491a59e80b95003771c51"/>
      <w:bookmarkEnd w:id="11"/>
      <w:r w:rsidRPr="00452C51">
        <w:rPr>
          <w:rFonts w:ascii="Times New Roman" w:hAnsi="Times New Roman" w:cs="Times New Roman"/>
          <w:color w:val="auto"/>
          <w:sz w:val="24"/>
          <w:szCs w:val="24"/>
        </w:rPr>
        <w:t>Step 6: Generate multinomial observations for sensitivity cases</w:t>
      </w:r>
    </w:p>
    <w:p w14:paraId="63022B2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For a multinomial operating model, the natural corresponding observation step is</w:t>
      </w:r>
    </w:p>
    <w:p w14:paraId="653D9DA0"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∼Multinomial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b"/>
                    </m:rPr>
                    <w:rPr>
                      <w:rFonts w:ascii="Cambria Math" w:hAnsi="Cambria Math" w:cs="Times New Roman"/>
                      <w:sz w:val="24"/>
                      <w:szCs w:val="24"/>
                    </w:rPr>
                    <m:t>p</m:t>
                  </m:r>
                </m:e>
                <m:sub>
                  <m:r>
                    <w:rPr>
                      <w:rFonts w:ascii="Cambria Math" w:hAnsi="Cambria Math" w:cs="Times New Roman"/>
                      <w:sz w:val="24"/>
                      <w:szCs w:val="24"/>
                    </w:rPr>
                    <m:t>g</m:t>
                  </m:r>
                </m:sub>
              </m:sSub>
            </m:e>
          </m:d>
          <m:r>
            <m:rPr>
              <m:sty m:val="p"/>
            </m:rPr>
            <w:rPr>
              <w:rFonts w:ascii="Cambria Math" w:hAnsi="Cambria Math" w:cs="Times New Roman"/>
              <w:sz w:val="24"/>
              <w:szCs w:val="24"/>
            </w:rPr>
            <m:t>,</m:t>
          </m:r>
        </m:oMath>
      </m:oMathPara>
    </w:p>
    <w:p w14:paraId="07D5010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without the latent Dirichlet draw. This formulation retains group-level perturbations when </w:t>
      </w:r>
      <m:oMath>
        <m:r>
          <w:rPr>
            <w:rFonts w:ascii="Cambria Math" w:hAnsi="Cambria Math" w:cs="Times New Roman"/>
            <w:color w:val="auto"/>
            <w:sz w:val="24"/>
          </w:rPr>
          <m:t>σ</m:t>
        </m:r>
        <m:r>
          <m:rPr>
            <m:sty m:val="p"/>
          </m:rPr>
          <w:rPr>
            <w:rFonts w:ascii="Cambria Math" w:hAnsi="Cambria Math" w:cs="Times New Roman"/>
            <w:color w:val="auto"/>
            <w:sz w:val="24"/>
          </w:rPr>
          <m:t>&gt;</m:t>
        </m:r>
        <m:r>
          <w:rPr>
            <w:rFonts w:ascii="Cambria Math" w:hAnsi="Cambria Math" w:cs="Times New Roman"/>
            <w:color w:val="auto"/>
            <w:sz w:val="24"/>
          </w:rPr>
          <m:t>0</m:t>
        </m:r>
      </m:oMath>
      <w:r w:rsidRPr="00452C51">
        <w:rPr>
          <w:rFonts w:ascii="Times New Roman" w:hAnsi="Times New Roman" w:cs="Times New Roman"/>
          <w:color w:val="auto"/>
          <w:sz w:val="24"/>
        </w:rPr>
        <w:t xml:space="preserve"> but removes Dirichlet-multinomial overdispersion conditional on </w:t>
      </w:r>
      <m:oMath>
        <m:sSub>
          <m:sSubPr>
            <m:ctrlPr>
              <w:rPr>
                <w:rFonts w:ascii="Cambria Math" w:hAnsi="Cambria Math" w:cs="Times New Roman"/>
                <w:color w:val="auto"/>
                <w:sz w:val="24"/>
              </w:rPr>
            </m:ctrlPr>
          </m:sSubPr>
          <m:e>
            <m:r>
              <m:rPr>
                <m:sty m:val="b"/>
              </m:rPr>
              <w:rPr>
                <w:rFonts w:ascii="Cambria Math" w:hAnsi="Cambria Math" w:cs="Times New Roman"/>
                <w:color w:val="auto"/>
                <w:sz w:val="24"/>
              </w:rPr>
              <m:t>p</m:t>
            </m:r>
          </m:e>
          <m:sub>
            <m:r>
              <w:rPr>
                <w:rFonts w:ascii="Cambria Math" w:hAnsi="Cambria Math" w:cs="Times New Roman"/>
                <w:color w:val="auto"/>
                <w:sz w:val="24"/>
              </w:rPr>
              <m:t>g</m:t>
            </m:r>
          </m:sub>
        </m:sSub>
      </m:oMath>
      <w:r w:rsidRPr="00452C51">
        <w:rPr>
          <w:rFonts w:ascii="Times New Roman" w:hAnsi="Times New Roman" w:cs="Times New Roman"/>
          <w:color w:val="auto"/>
          <w:sz w:val="24"/>
        </w:rPr>
        <w:t xml:space="preserve">. The supplied </w:t>
      </w:r>
      <w:r w:rsidRPr="00452C51">
        <w:rPr>
          <w:rStyle w:val="VerbatimChar"/>
          <w:rFonts w:ascii="Times New Roman" w:eastAsiaTheme="minorHAnsi" w:hAnsi="Times New Roman" w:cs="Times New Roman"/>
          <w:color w:val="auto"/>
          <w:sz w:val="24"/>
          <w:szCs w:val="24"/>
        </w:rPr>
        <w:t>faces.R</w:t>
      </w:r>
      <w:r w:rsidRPr="00452C51">
        <w:rPr>
          <w:rFonts w:ascii="Times New Roman" w:hAnsi="Times New Roman" w:cs="Times New Roman"/>
          <w:color w:val="auto"/>
          <w:sz w:val="24"/>
        </w:rPr>
        <w:t xml:space="preserve"> implements only the Dirichlet-multinomial generator, so the final paper should verify this equation and the reduced factor levels against the production multinomial test-case script.</w:t>
      </w:r>
    </w:p>
    <w:p w14:paraId="11946333" w14:textId="77777777" w:rsidR="00FC3CBA" w:rsidRPr="00452C51" w:rsidRDefault="00FC3CBA" w:rsidP="00FC3CBA">
      <w:pPr>
        <w:pStyle w:val="Heading1"/>
        <w:rPr>
          <w:rFonts w:ascii="Times New Roman" w:hAnsi="Times New Roman" w:cs="Times New Roman"/>
          <w:color w:val="auto"/>
          <w:sz w:val="24"/>
          <w:szCs w:val="24"/>
        </w:rPr>
      </w:pPr>
      <w:bookmarkStart w:id="13" w:name="composition-estimation-strategies"/>
      <w:bookmarkEnd w:id="6"/>
      <w:bookmarkEnd w:id="12"/>
      <w:r w:rsidRPr="00452C51">
        <w:rPr>
          <w:rFonts w:ascii="Times New Roman" w:hAnsi="Times New Roman" w:cs="Times New Roman"/>
          <w:color w:val="auto"/>
          <w:sz w:val="24"/>
          <w:szCs w:val="24"/>
        </w:rPr>
        <w:t>Composition estimation strategies</w:t>
      </w:r>
    </w:p>
    <w:p w14:paraId="04AE5B38"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All five methods estimated a single target composition from the </w:t>
      </w:r>
      <m:oMath>
        <m:r>
          <w:rPr>
            <w:rFonts w:ascii="Cambria Math" w:hAnsi="Cambria Math" w:cs="Times New Roman"/>
            <w:color w:val="auto"/>
            <w:sz w:val="24"/>
          </w:rPr>
          <m:t>G</m:t>
        </m:r>
      </m:oMath>
      <w:r w:rsidRPr="00452C51">
        <w:rPr>
          <w:rFonts w:ascii="Times New Roman" w:hAnsi="Times New Roman" w:cs="Times New Roman"/>
          <w:color w:val="auto"/>
          <w:sz w:val="24"/>
        </w:rPr>
        <w:t xml:space="preserve"> observed group count vectors. Let</w:t>
      </w:r>
    </w:p>
    <w:p w14:paraId="2FEE35F5"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m:rPr>
                  <m:sty m:val="p"/>
                </m:rPr>
                <w:rPr>
                  <w:rFonts w:ascii="Cambria Math" w:hAnsi="Cambria Math" w:cs="Times New Roman"/>
                  <w:sz w:val="24"/>
                  <w:szCs w:val="24"/>
                </w:rPr>
                <m:t>DM</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r>
                <m:rPr>
                  <m:sty m:val="b"/>
                </m:rP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e>
          </m:d>
          <m:r>
            <m:rPr>
              <m:sty m:val="p"/>
            </m:rPr>
            <w:rPr>
              <w:rFonts w:ascii="Cambria Math" w:hAnsi="Cambria Math" w:cs="Times New Roman"/>
              <w:sz w:val="24"/>
              <w:szCs w:val="24"/>
            </w:rPr>
            <m:t>=log</m:t>
          </m:r>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e>
          </m:d>
          <m:r>
            <m:rPr>
              <m:sty m:val="p"/>
            </m:rPr>
            <w:rPr>
              <w:rFonts w:ascii="Cambria Math" w:hAnsi="Cambria Math" w:cs="Times New Roman"/>
              <w:sz w:val="24"/>
              <w:szCs w:val="24"/>
            </w:rPr>
            <m:t>-log</m:t>
          </m:r>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e>
          </m:d>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log</m:t>
                  </m:r>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k</m:t>
                          </m:r>
                        </m:sub>
                      </m:sSub>
                    </m:e>
                  </m:d>
                  <m:r>
                    <m:rPr>
                      <m:sty m:val="p"/>
                    </m:rPr>
                    <w:rPr>
                      <w:rFonts w:ascii="Cambria Math" w:hAnsi="Cambria Math" w:cs="Times New Roman"/>
                      <w:sz w:val="24"/>
                      <w:szCs w:val="24"/>
                    </w:rPr>
                    <m:t>-log</m:t>
                  </m:r>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k</m:t>
                          </m:r>
                        </m:sub>
                      </m:sSub>
                    </m:e>
                  </m:d>
                </m:e>
              </m:d>
            </m:e>
          </m:nary>
        </m:oMath>
      </m:oMathPara>
    </w:p>
    <w:p w14:paraId="6098BDD6"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denote the parameter-dependent part of the group Dirichlet-multinomial log likelihood.</w:t>
      </w:r>
    </w:p>
    <w:p w14:paraId="5EB79FAB" w14:textId="77777777" w:rsidR="00FC3CBA" w:rsidRPr="00452C51" w:rsidRDefault="00FC3CBA" w:rsidP="00FC3CBA">
      <w:pPr>
        <w:pStyle w:val="Heading2"/>
        <w:rPr>
          <w:rFonts w:ascii="Times New Roman" w:hAnsi="Times New Roman" w:cs="Times New Roman"/>
          <w:color w:val="auto"/>
          <w:sz w:val="24"/>
          <w:szCs w:val="24"/>
        </w:rPr>
      </w:pPr>
      <w:bookmarkStart w:id="14" w:name="X59314eaf88dbd295f174e5d22c5abe795598cfc"/>
      <w:r w:rsidRPr="00452C51">
        <w:rPr>
          <w:rFonts w:ascii="Times New Roman" w:hAnsi="Times New Roman" w:cs="Times New Roman"/>
          <w:color w:val="auto"/>
          <w:sz w:val="24"/>
          <w:szCs w:val="24"/>
        </w:rPr>
        <w:t>Method (i): unconstrained Dirichlet-multinomial concentration vector</w:t>
      </w:r>
    </w:p>
    <w:p w14:paraId="457556A9"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Method (i) estimated one positive concentration parameter </w:t>
      </w:r>
      <m:oMath>
        <m:sSub>
          <m:sSubPr>
            <m:ctrlPr>
              <w:rPr>
                <w:rFonts w:ascii="Cambria Math" w:hAnsi="Cambria Math" w:cs="Times New Roman"/>
                <w:color w:val="auto"/>
                <w:sz w:val="24"/>
              </w:rPr>
            </m:ctrlPr>
          </m:sSubPr>
          <m:e>
            <m:r>
              <w:rPr>
                <w:rFonts w:ascii="Cambria Math" w:hAnsi="Cambria Math" w:cs="Times New Roman"/>
                <w:color w:val="auto"/>
                <w:sz w:val="24"/>
              </w:rPr>
              <m:t>α</m:t>
            </m:r>
          </m:e>
          <m:sub>
            <m:r>
              <w:rPr>
                <w:rFonts w:ascii="Cambria Math" w:hAnsi="Cambria Math" w:cs="Times New Roman"/>
                <w:color w:val="auto"/>
                <w:sz w:val="24"/>
              </w:rPr>
              <m:t>k</m:t>
            </m:r>
          </m:sub>
        </m:sSub>
      </m:oMath>
      <w:r w:rsidRPr="00452C51">
        <w:rPr>
          <w:rFonts w:ascii="Times New Roman" w:hAnsi="Times New Roman" w:cs="Times New Roman"/>
          <w:color w:val="auto"/>
          <w:sz w:val="24"/>
        </w:rPr>
        <w:t xml:space="preserve"> for each category, shared across groups. With </w:t>
      </w:r>
      <m:oMath>
        <m:sSub>
          <m:sSubPr>
            <m:ctrlPr>
              <w:rPr>
                <w:rFonts w:ascii="Cambria Math" w:hAnsi="Cambria Math" w:cs="Times New Roman"/>
                <w:color w:val="auto"/>
                <w:sz w:val="24"/>
              </w:rPr>
            </m:ctrlPr>
          </m:sSubPr>
          <m:e>
            <m:r>
              <w:rPr>
                <w:rFonts w:ascii="Cambria Math" w:hAnsi="Cambria Math" w:cs="Times New Roman"/>
                <w:color w:val="auto"/>
                <w:sz w:val="24"/>
              </w:rPr>
              <m:t>α</m:t>
            </m:r>
          </m:e>
          <m:sub>
            <m:r>
              <w:rPr>
                <w:rFonts w:ascii="Cambria Math" w:hAnsi="Cambria Math" w:cs="Times New Roman"/>
                <w:color w:val="auto"/>
                <w:sz w:val="24"/>
              </w:rPr>
              <m:t>k</m:t>
            </m:r>
          </m:sub>
        </m:sSub>
        <m:r>
          <m:rPr>
            <m:sty m:val="p"/>
          </m:rPr>
          <w:rPr>
            <w:rFonts w:ascii="Cambria Math" w:hAnsi="Cambria Math" w:cs="Times New Roman"/>
            <w:color w:val="auto"/>
            <w:sz w:val="24"/>
          </w:rPr>
          <m:t>=exp</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t</m:t>
                </m:r>
              </m:e>
              <m:sub>
                <m:r>
                  <w:rPr>
                    <w:rFonts w:ascii="Cambria Math" w:hAnsi="Cambria Math" w:cs="Times New Roman"/>
                    <w:color w:val="auto"/>
                    <w:sz w:val="24"/>
                  </w:rPr>
                  <m:t>k</m:t>
                </m:r>
              </m:sub>
            </m:sSub>
          </m:e>
        </m:d>
      </m:oMath>
      <w:r w:rsidRPr="00452C51">
        <w:rPr>
          <w:rFonts w:ascii="Times New Roman" w:hAnsi="Times New Roman" w:cs="Times New Roman"/>
          <w:color w:val="auto"/>
          <w:sz w:val="24"/>
        </w:rPr>
        <w:t xml:space="preserve"> and </w:t>
      </w:r>
      <m:oMath>
        <m:sSub>
          <m:sSubPr>
            <m:ctrlPr>
              <w:rPr>
                <w:rFonts w:ascii="Cambria Math" w:hAnsi="Cambria Math" w:cs="Times New Roman"/>
                <w:color w:val="auto"/>
                <w:sz w:val="24"/>
              </w:rPr>
            </m:ctrlPr>
          </m:sSubPr>
          <m:e>
            <m:r>
              <w:rPr>
                <w:rFonts w:ascii="Cambria Math" w:hAnsi="Cambria Math" w:cs="Times New Roman"/>
                <w:color w:val="auto"/>
                <w:sz w:val="24"/>
              </w:rPr>
              <m:t>α</m:t>
            </m:r>
          </m:e>
          <m:sub>
            <m:r>
              <w:rPr>
                <w:rFonts w:ascii="Cambria Math" w:hAnsi="Cambria Math" w:cs="Times New Roman"/>
                <w:color w:val="auto"/>
                <w:sz w:val="24"/>
              </w:rPr>
              <m:t>0</m:t>
            </m:r>
          </m:sub>
        </m:sSub>
        <m:r>
          <m:rPr>
            <m:sty m:val="p"/>
          </m:rPr>
          <w:rPr>
            <w:rFonts w:ascii="Cambria Math" w:hAnsi="Cambria Math" w:cs="Times New Roman"/>
            <w:color w:val="auto"/>
            <w:sz w:val="24"/>
          </w:rPr>
          <m:t>=</m:t>
        </m:r>
        <m:nary>
          <m:naryPr>
            <m:chr m:val="∑"/>
            <m:limLoc m:val="undOvr"/>
            <m:supHide m:val="1"/>
            <m:ctrlPr>
              <w:rPr>
                <w:rFonts w:ascii="Cambria Math" w:hAnsi="Cambria Math" w:cs="Times New Roman"/>
                <w:color w:val="auto"/>
                <w:sz w:val="24"/>
              </w:rPr>
            </m:ctrlPr>
          </m:naryPr>
          <m:sub>
            <m:r>
              <w:rPr>
                <w:rFonts w:ascii="Cambria Math" w:hAnsi="Cambria Math" w:cs="Times New Roman"/>
                <w:color w:val="auto"/>
                <w:sz w:val="24"/>
              </w:rPr>
              <m:t>k</m:t>
            </m:r>
          </m:sub>
          <m:sup>
            <m:r>
              <w:rPr>
                <w:rFonts w:ascii="Cambria Math" w:hAnsi="Cambria Math" w:cs="Times New Roman"/>
                <w:color w:val="auto"/>
                <w:sz w:val="24"/>
              </w:rPr>
              <m:t>​</m:t>
            </m:r>
          </m:sup>
          <m:e>
            <m:sSub>
              <m:sSubPr>
                <m:ctrlPr>
                  <w:rPr>
                    <w:rFonts w:ascii="Cambria Math" w:hAnsi="Cambria Math" w:cs="Times New Roman"/>
                    <w:color w:val="auto"/>
                    <w:sz w:val="24"/>
                  </w:rPr>
                </m:ctrlPr>
              </m:sSubPr>
              <m:e>
                <m:r>
                  <w:rPr>
                    <w:rFonts w:ascii="Cambria Math" w:hAnsi="Cambria Math" w:cs="Times New Roman"/>
                    <w:color w:val="auto"/>
                    <w:sz w:val="24"/>
                  </w:rPr>
                  <m:t>α</m:t>
                </m:r>
              </m:e>
              <m:sub>
                <m:r>
                  <w:rPr>
                    <w:rFonts w:ascii="Cambria Math" w:hAnsi="Cambria Math" w:cs="Times New Roman"/>
                    <w:color w:val="auto"/>
                    <w:sz w:val="24"/>
                  </w:rPr>
                  <m:t>k</m:t>
                </m:r>
              </m:sub>
            </m:sSub>
          </m:e>
        </m:nary>
      </m:oMath>
      <w:r w:rsidRPr="00452C51">
        <w:rPr>
          <w:rFonts w:ascii="Times New Roman" w:hAnsi="Times New Roman" w:cs="Times New Roman"/>
          <w:color w:val="auto"/>
          <w:sz w:val="24"/>
        </w:rPr>
        <w:t>, it maximized</w:t>
      </w:r>
    </w:p>
    <w:p w14:paraId="418A6EAE"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w:rPr>
                  <w:rFonts w:ascii="Cambria Math" w:hAnsi="Cambria Math" w:cs="Times New Roman"/>
                  <w:sz w:val="24"/>
                  <w:szCs w:val="24"/>
                </w:rPr>
                <m:t>i</m:t>
              </m:r>
            </m:sub>
          </m:sSub>
          <m:d>
            <m:dPr>
              <m:ctrlPr>
                <w:rPr>
                  <w:rFonts w:ascii="Cambria Math" w:hAnsi="Cambria Math" w:cs="Times New Roman"/>
                  <w:sz w:val="24"/>
                  <w:szCs w:val="24"/>
                </w:rPr>
              </m:ctrlPr>
            </m:dPr>
            <m:e>
              <m:r>
                <m:rPr>
                  <m:sty m:val="b"/>
                </m:rPr>
                <w:rPr>
                  <w:rFonts w:ascii="Cambria Math" w:hAnsi="Cambria Math" w:cs="Times New Roman"/>
                  <w:sz w:val="24"/>
                  <w:szCs w:val="24"/>
                </w:rPr>
                <m:t>α</m:t>
              </m:r>
            </m:e>
          </m:d>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G</m:t>
              </m:r>
            </m:sup>
            <m:e>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log</m:t>
                  </m:r>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e>
                  </m:d>
                  <m:r>
                    <m:rPr>
                      <m:sty m:val="p"/>
                    </m:rPr>
                    <w:rPr>
                      <w:rFonts w:ascii="Cambria Math" w:hAnsi="Cambria Math" w:cs="Times New Roman"/>
                      <w:sz w:val="24"/>
                      <w:szCs w:val="24"/>
                    </w:rPr>
                    <m:t>-log</m:t>
                  </m:r>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e>
                  </m:d>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log</m:t>
                          </m:r>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m:t>
                                  </m:r>
                                </m:sub>
                              </m:sSub>
                            </m:e>
                          </m:d>
                          <m:r>
                            <m:rPr>
                              <m:sty m:val="p"/>
                            </m:rPr>
                            <w:rPr>
                              <w:rFonts w:ascii="Cambria Math" w:hAnsi="Cambria Math" w:cs="Times New Roman"/>
                              <w:sz w:val="24"/>
                              <w:szCs w:val="24"/>
                            </w:rPr>
                            <m:t>-log</m:t>
                          </m:r>
                          <m:r>
                            <w:rPr>
                              <w:rFonts w:ascii="Cambria Math" w:hAnsi="Cambria Math" w:cs="Times New Roman"/>
                              <w:sz w:val="24"/>
                              <w:szCs w:val="24"/>
                            </w:rPr>
                            <m:t>Γ</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m:t>
                                  </m:r>
                                </m:sub>
                              </m:sSub>
                            </m:e>
                          </m:d>
                        </m:e>
                      </m:d>
                    </m:e>
                  </m:nary>
                </m:e>
              </m:d>
            </m:e>
          </m:nary>
          <m:r>
            <m:rPr>
              <m:sty m:val="p"/>
            </m:rPr>
            <w:rPr>
              <w:rFonts w:ascii="Cambria Math" w:hAnsi="Cambria Math" w:cs="Times New Roman"/>
              <w:sz w:val="24"/>
              <w:szCs w:val="24"/>
            </w:rPr>
            <m:t>.</m:t>
          </m:r>
        </m:oMath>
      </m:oMathPara>
    </w:p>
    <w:p w14:paraId="76C4E884"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estimated composition was </w:t>
      </w:r>
      <m:oMath>
        <m:sSub>
          <m:sSubPr>
            <m:ctrlPr>
              <w:rPr>
                <w:rFonts w:ascii="Cambria Math" w:hAnsi="Cambria Math" w:cs="Times New Roman"/>
                <w:color w:val="auto"/>
                <w:sz w:val="24"/>
              </w:rPr>
            </m:ctrlPr>
          </m:sSubPr>
          <m:e>
            <m:acc>
              <m:accPr>
                <m:ctrlPr>
                  <w:rPr>
                    <w:rFonts w:ascii="Cambria Math" w:hAnsi="Cambria Math" w:cs="Times New Roman"/>
                    <w:color w:val="auto"/>
                    <w:sz w:val="24"/>
                  </w:rPr>
                </m:ctrlPr>
              </m:accPr>
              <m:e>
                <m:r>
                  <w:rPr>
                    <w:rFonts w:ascii="Cambria Math" w:hAnsi="Cambria Math" w:cs="Times New Roman"/>
                    <w:color w:val="auto"/>
                    <w:sz w:val="24"/>
                  </w:rPr>
                  <m:t>p</m:t>
                </m:r>
              </m:e>
            </m:acc>
          </m:e>
          <m:sub>
            <m:r>
              <w:rPr>
                <w:rFonts w:ascii="Cambria Math" w:hAnsi="Cambria Math" w:cs="Times New Roman"/>
                <w:color w:val="auto"/>
                <w:sz w:val="24"/>
              </w:rPr>
              <m:t>ik</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acc>
              <m:accPr>
                <m:ctrlPr>
                  <w:rPr>
                    <w:rFonts w:ascii="Cambria Math" w:hAnsi="Cambria Math" w:cs="Times New Roman"/>
                    <w:color w:val="auto"/>
                    <w:sz w:val="24"/>
                  </w:rPr>
                </m:ctrlPr>
              </m:accPr>
              <m:e>
                <m:r>
                  <w:rPr>
                    <w:rFonts w:ascii="Cambria Math" w:hAnsi="Cambria Math" w:cs="Times New Roman"/>
                    <w:color w:val="auto"/>
                    <w:sz w:val="24"/>
                  </w:rPr>
                  <m:t>α</m:t>
                </m:r>
              </m:e>
            </m:acc>
          </m:e>
          <m:sub>
            <m:r>
              <w:rPr>
                <w:rFonts w:ascii="Cambria Math" w:hAnsi="Cambria Math" w:cs="Times New Roman"/>
                <w:color w:val="auto"/>
                <w:sz w:val="24"/>
              </w:rPr>
              <m:t>k</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acc>
              <m:accPr>
                <m:ctrlPr>
                  <w:rPr>
                    <w:rFonts w:ascii="Cambria Math" w:hAnsi="Cambria Math" w:cs="Times New Roman"/>
                    <w:color w:val="auto"/>
                    <w:sz w:val="24"/>
                  </w:rPr>
                </m:ctrlPr>
              </m:accPr>
              <m:e>
                <m:r>
                  <w:rPr>
                    <w:rFonts w:ascii="Cambria Math" w:hAnsi="Cambria Math" w:cs="Times New Roman"/>
                    <w:color w:val="auto"/>
                    <w:sz w:val="24"/>
                  </w:rPr>
                  <m:t>α</m:t>
                </m:r>
              </m:e>
            </m:acc>
          </m:e>
          <m:sub>
            <m:r>
              <w:rPr>
                <w:rFonts w:ascii="Cambria Math" w:hAnsi="Cambria Math" w:cs="Times New Roman"/>
                <w:color w:val="auto"/>
                <w:sz w:val="24"/>
              </w:rPr>
              <m:t>0</m:t>
            </m:r>
          </m:sub>
        </m:sSub>
      </m:oMath>
      <w:r w:rsidRPr="00452C51">
        <w:rPr>
          <w:rFonts w:ascii="Times New Roman" w:hAnsi="Times New Roman" w:cs="Times New Roman"/>
          <w:color w:val="auto"/>
          <w:sz w:val="24"/>
        </w:rPr>
        <w:t xml:space="preserve">. This method used </w:t>
      </w:r>
      <m:oMath>
        <m:r>
          <w:rPr>
            <w:rFonts w:ascii="Cambria Math" w:hAnsi="Cambria Math" w:cs="Times New Roman"/>
            <w:color w:val="auto"/>
            <w:sz w:val="24"/>
          </w:rPr>
          <m:t>K</m:t>
        </m:r>
      </m:oMath>
      <w:r w:rsidRPr="00452C51">
        <w:rPr>
          <w:rFonts w:ascii="Times New Roman" w:hAnsi="Times New Roman" w:cs="Times New Roman"/>
          <w:color w:val="auto"/>
          <w:sz w:val="24"/>
        </w:rPr>
        <w:t xml:space="preserve"> free log-concentration parameters and did not explicitly link total concentration to group sample size.</w:t>
      </w:r>
    </w:p>
    <w:p w14:paraId="7B1911F3" w14:textId="77777777" w:rsidR="00FC3CBA" w:rsidRPr="00452C51" w:rsidRDefault="00FC3CBA" w:rsidP="00FC3CBA">
      <w:pPr>
        <w:pStyle w:val="Heading2"/>
        <w:rPr>
          <w:rFonts w:ascii="Times New Roman" w:hAnsi="Times New Roman" w:cs="Times New Roman"/>
          <w:color w:val="auto"/>
          <w:sz w:val="24"/>
          <w:szCs w:val="24"/>
        </w:rPr>
      </w:pPr>
      <w:bookmarkStart w:id="15" w:name="Xc8267dfabfb3fb0eb730f06d43aa7a094db4f42"/>
      <w:bookmarkEnd w:id="14"/>
      <w:r w:rsidRPr="00452C51">
        <w:rPr>
          <w:rFonts w:ascii="Times New Roman" w:hAnsi="Times New Roman" w:cs="Times New Roman"/>
          <w:color w:val="auto"/>
          <w:sz w:val="24"/>
          <w:szCs w:val="24"/>
        </w:rPr>
        <w:t>Method (ii): saturated Dirichlet-multinomial</w:t>
      </w:r>
    </w:p>
    <w:p w14:paraId="0BD29D2D"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Method (ii) estimated a common composition and a separate total concentration for every group. It used </w:t>
      </w:r>
      <m:oMath>
        <m:r>
          <m:rPr>
            <m:sty m:val="b"/>
          </m:rPr>
          <w:rPr>
            <w:rFonts w:ascii="Cambria Math" w:hAnsi="Cambria Math" w:cs="Times New Roman"/>
            <w:color w:val="auto"/>
            <w:sz w:val="24"/>
          </w:rPr>
          <m:t>p</m:t>
        </m:r>
        <m:r>
          <m:rPr>
            <m:sty m:val="p"/>
          </m:rPr>
          <w:rPr>
            <w:rFonts w:ascii="Cambria Math" w:hAnsi="Cambria Math" w:cs="Times New Roman"/>
            <w:color w:val="auto"/>
            <w:sz w:val="24"/>
          </w:rPr>
          <m:t>=softmax</m:t>
        </m:r>
        <m:d>
          <m:dPr>
            <m:ctrlPr>
              <w:rPr>
                <w:rFonts w:ascii="Cambria Math" w:hAnsi="Cambria Math" w:cs="Times New Roman"/>
                <w:color w:val="auto"/>
                <w:sz w:val="24"/>
              </w:rPr>
            </m:ctrlPr>
          </m:dPr>
          <m:e>
            <m:r>
              <m:rPr>
                <m:sty m:val="b"/>
              </m:rPr>
              <w:rPr>
                <w:rFonts w:ascii="Cambria Math" w:hAnsi="Cambria Math" w:cs="Times New Roman"/>
                <w:color w:val="auto"/>
                <w:sz w:val="24"/>
              </w:rPr>
              <m:t>z</m:t>
            </m:r>
          </m:e>
        </m:d>
      </m:oMath>
      <w:r w:rsidRPr="00452C51">
        <w:rPr>
          <w:rFonts w:ascii="Times New Roman" w:hAnsi="Times New Roman" w:cs="Times New Roman"/>
          <w:color w:val="auto"/>
          <w:sz w:val="24"/>
        </w:rPr>
        <w:t xml:space="preserve"> and </w:t>
      </w:r>
      <m:oMath>
        <m:sSub>
          <m:sSubPr>
            <m:ctrlPr>
              <w:rPr>
                <w:rFonts w:ascii="Cambria Math" w:hAnsi="Cambria Math" w:cs="Times New Roman"/>
                <w:color w:val="auto"/>
                <w:sz w:val="24"/>
              </w:rPr>
            </m:ctrlPr>
          </m:sSubPr>
          <m:e>
            <m:r>
              <w:rPr>
                <w:rFonts w:ascii="Cambria Math" w:hAnsi="Cambria Math" w:cs="Times New Roman"/>
                <w:color w:val="auto"/>
                <w:sz w:val="24"/>
              </w:rPr>
              <m:t>a</m:t>
            </m:r>
          </m:e>
          <m:sub>
            <m:r>
              <w:rPr>
                <w:rFonts w:ascii="Cambria Math" w:hAnsi="Cambria Math" w:cs="Times New Roman"/>
                <w:color w:val="auto"/>
                <w:sz w:val="24"/>
              </w:rPr>
              <m:t>0g</m:t>
            </m:r>
          </m:sub>
        </m:sSub>
        <m:r>
          <m:rPr>
            <m:sty m:val="p"/>
          </m:rPr>
          <w:rPr>
            <w:rFonts w:ascii="Cambria Math" w:hAnsi="Cambria Math" w:cs="Times New Roman"/>
            <w:color w:val="auto"/>
            <w:sz w:val="24"/>
          </w:rPr>
          <m:t>=exp</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w:rPr>
                    <w:rFonts w:ascii="Cambria Math" w:hAnsi="Cambria Math" w:cs="Times New Roman"/>
                    <w:color w:val="auto"/>
                    <w:sz w:val="24"/>
                  </w:rPr>
                  <m:t>t</m:t>
                </m:r>
              </m:e>
              <m:sub>
                <m:r>
                  <w:rPr>
                    <w:rFonts w:ascii="Cambria Math" w:hAnsi="Cambria Math" w:cs="Times New Roman"/>
                    <w:color w:val="auto"/>
                    <w:sz w:val="24"/>
                  </w:rPr>
                  <m:t>g</m:t>
                </m:r>
              </m:sub>
            </m:sSub>
          </m:e>
        </m:d>
      </m:oMath>
      <w:r w:rsidRPr="00452C51">
        <w:rPr>
          <w:rFonts w:ascii="Times New Roman" w:hAnsi="Times New Roman" w:cs="Times New Roman"/>
          <w:color w:val="auto"/>
          <w:sz w:val="24"/>
        </w:rPr>
        <w:t xml:space="preserve"> and maximized</w:t>
      </w:r>
    </w:p>
    <w:p w14:paraId="29E4919A"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w:rPr>
                  <w:rFonts w:ascii="Cambria Math" w:hAnsi="Cambria Math" w:cs="Times New Roman"/>
                  <w:sz w:val="24"/>
                  <w:szCs w:val="24"/>
                </w:rPr>
                <m:t>ii</m:t>
              </m:r>
            </m:sub>
          </m:sSub>
          <m:d>
            <m:dPr>
              <m:ctrlPr>
                <w:rPr>
                  <w:rFonts w:ascii="Cambria Math" w:hAnsi="Cambria Math" w:cs="Times New Roman"/>
                  <w:sz w:val="24"/>
                  <w:szCs w:val="24"/>
                </w:rPr>
              </m:ctrlPr>
            </m:dPr>
            <m:e>
              <m:r>
                <m:rPr>
                  <m:sty m:val="b"/>
                </m:rP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e>
          </m:d>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G</m:t>
              </m:r>
            </m:sup>
            <m:e>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m:rPr>
                      <m:sty m:val="p"/>
                    </m:rPr>
                    <w:rPr>
                      <w:rFonts w:ascii="Cambria Math" w:hAnsi="Cambria Math" w:cs="Times New Roman"/>
                      <w:sz w:val="24"/>
                      <w:szCs w:val="24"/>
                    </w:rPr>
                    <m:t>DM</m:t>
                  </m:r>
                </m:sub>
              </m:sSub>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r>
                <m:rPr>
                  <m:sty m:val="b"/>
                </m:rP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e>
          </m:d>
          <m:r>
            <m:rPr>
              <m:sty m:val="p"/>
            </m:rPr>
            <w:rPr>
              <w:rFonts w:ascii="Cambria Math" w:hAnsi="Cambria Math" w:cs="Times New Roman"/>
              <w:sz w:val="24"/>
              <w:szCs w:val="24"/>
            </w:rPr>
            <m:t>.</m:t>
          </m:r>
        </m:oMath>
      </m:oMathPara>
    </w:p>
    <w:p w14:paraId="40B29B0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model therefore contained </w:t>
      </w:r>
      <m:oMath>
        <m:d>
          <m:dPr>
            <m:ctrlPr>
              <w:rPr>
                <w:rFonts w:ascii="Cambria Math" w:hAnsi="Cambria Math" w:cs="Times New Roman"/>
                <w:color w:val="auto"/>
                <w:sz w:val="24"/>
              </w:rPr>
            </m:ctrlPr>
          </m:dPr>
          <m:e>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e>
        </m:d>
        <m:r>
          <m:rPr>
            <m:sty m:val="p"/>
          </m:rPr>
          <w:rPr>
            <w:rFonts w:ascii="Cambria Math" w:hAnsi="Cambria Math" w:cs="Times New Roman"/>
            <w:color w:val="auto"/>
            <w:sz w:val="24"/>
          </w:rPr>
          <m:t>+</m:t>
        </m:r>
        <m:r>
          <w:rPr>
            <w:rFonts w:ascii="Cambria Math" w:hAnsi="Cambria Math" w:cs="Times New Roman"/>
            <w:color w:val="auto"/>
            <w:sz w:val="24"/>
          </w:rPr>
          <m:t>G</m:t>
        </m:r>
      </m:oMath>
      <w:r w:rsidRPr="00452C51">
        <w:rPr>
          <w:rFonts w:ascii="Times New Roman" w:hAnsi="Times New Roman" w:cs="Times New Roman"/>
          <w:color w:val="auto"/>
          <w:sz w:val="24"/>
        </w:rPr>
        <w:t xml:space="preserve"> free parameters. Its flexibility allowed concentration to differ among groups without imposing the linear </w:t>
      </w:r>
      <m:oMath>
        <m:sSub>
          <m:sSubPr>
            <m:ctrlPr>
              <w:rPr>
                <w:rFonts w:ascii="Cambria Math" w:hAnsi="Cambria Math" w:cs="Times New Roman"/>
                <w:color w:val="auto"/>
                <w:sz w:val="24"/>
              </w:rPr>
            </m:ctrlPr>
          </m:sSubPr>
          <m:e>
            <m:r>
              <w:rPr>
                <w:rFonts w:ascii="Cambria Math" w:hAnsi="Cambria Math" w:cs="Times New Roman"/>
                <w:color w:val="auto"/>
                <w:sz w:val="24"/>
              </w:rPr>
              <m:t>N</m:t>
            </m:r>
          </m:e>
          <m:sub>
            <m:r>
              <w:rPr>
                <w:rFonts w:ascii="Cambria Math" w:hAnsi="Cambria Math" w:cs="Times New Roman"/>
                <w:color w:val="auto"/>
                <w:sz w:val="24"/>
              </w:rPr>
              <m:t>g</m:t>
            </m:r>
          </m:sub>
        </m:sSub>
      </m:oMath>
      <w:r w:rsidRPr="00452C51">
        <w:rPr>
          <w:rFonts w:ascii="Times New Roman" w:hAnsi="Times New Roman" w:cs="Times New Roman"/>
          <w:color w:val="auto"/>
          <w:sz w:val="24"/>
        </w:rPr>
        <w:t xml:space="preserve"> relationship, but it also increased parameter dimension as </w:t>
      </w:r>
      <m:oMath>
        <m:r>
          <w:rPr>
            <w:rFonts w:ascii="Cambria Math" w:hAnsi="Cambria Math" w:cs="Times New Roman"/>
            <w:color w:val="auto"/>
            <w:sz w:val="24"/>
          </w:rPr>
          <m:t>G</m:t>
        </m:r>
      </m:oMath>
      <w:r w:rsidRPr="00452C51">
        <w:rPr>
          <w:rFonts w:ascii="Times New Roman" w:hAnsi="Times New Roman" w:cs="Times New Roman"/>
          <w:color w:val="auto"/>
          <w:sz w:val="24"/>
        </w:rPr>
        <w:t xml:space="preserve"> increased.</w:t>
      </w:r>
    </w:p>
    <w:p w14:paraId="1EF1824E" w14:textId="77777777" w:rsidR="00FC3CBA" w:rsidRPr="00452C51" w:rsidRDefault="00FC3CBA" w:rsidP="00FC3CBA">
      <w:pPr>
        <w:pStyle w:val="Heading2"/>
        <w:rPr>
          <w:rFonts w:ascii="Times New Roman" w:hAnsi="Times New Roman" w:cs="Times New Roman"/>
          <w:color w:val="auto"/>
          <w:sz w:val="24"/>
          <w:szCs w:val="24"/>
        </w:rPr>
      </w:pPr>
      <w:bookmarkStart w:id="16" w:name="X5cebbda643a4d27dbfb96cec1972ed82227d6f9"/>
      <w:bookmarkEnd w:id="15"/>
      <w:r w:rsidRPr="00452C51">
        <w:rPr>
          <w:rFonts w:ascii="Times New Roman" w:hAnsi="Times New Roman" w:cs="Times New Roman"/>
          <w:color w:val="auto"/>
          <w:sz w:val="24"/>
          <w:szCs w:val="24"/>
        </w:rPr>
        <w:t>Method (iii): linear Dirichlet-multinomial with fixed scaling</w:t>
      </w:r>
    </w:p>
    <w:p w14:paraId="3220B75D"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Method (iii) fixed the scaling parameter at the operating-model value </w:t>
      </w:r>
      <m:oMath>
        <m:sSub>
          <m:sSubPr>
            <m:ctrlPr>
              <w:rPr>
                <w:rFonts w:ascii="Cambria Math" w:hAnsi="Cambria Math" w:cs="Times New Roman"/>
                <w:color w:val="auto"/>
                <w:sz w:val="24"/>
              </w:rPr>
            </m:ctrlPr>
          </m:sSubPr>
          <m:e>
            <m:r>
              <w:rPr>
                <w:rFonts w:ascii="Cambria Math" w:hAnsi="Cambria Math" w:cs="Times New Roman"/>
                <w:color w:val="auto"/>
                <w:sz w:val="24"/>
              </w:rPr>
              <m:t>θ</m:t>
            </m:r>
          </m:e>
          <m:sub>
            <m:r>
              <m:rPr>
                <m:sty m:val="p"/>
              </m:rPr>
              <w:rPr>
                <w:rFonts w:ascii="Cambria Math" w:hAnsi="Cambria Math" w:cs="Times New Roman"/>
                <w:color w:val="auto"/>
                <w:sz w:val="24"/>
              </w:rPr>
              <m:t>true</m:t>
            </m:r>
          </m:sub>
        </m:sSub>
      </m:oMath>
      <w:r w:rsidRPr="00452C51">
        <w:rPr>
          <w:rFonts w:ascii="Times New Roman" w:hAnsi="Times New Roman" w:cs="Times New Roman"/>
          <w:color w:val="auto"/>
          <w:sz w:val="24"/>
        </w:rPr>
        <w:t xml:space="preserve"> and constrained total concentration to</w:t>
      </w:r>
    </w:p>
    <w:p w14:paraId="2C273A23"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0g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m:rPr>
                  <m:sty m:val="p"/>
                </m:rPr>
                <w:rPr>
                  <w:rFonts w:ascii="Cambria Math" w:hAnsi="Cambria Math" w:cs="Times New Roman"/>
                  <w:sz w:val="24"/>
                  <w:szCs w:val="24"/>
                </w:rPr>
                <m:t>true</m:t>
              </m:r>
            </m:sub>
          </m:sSub>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m:rPr>
              <m:sty m:val="p"/>
            </m:rPr>
            <w:rPr>
              <w:rFonts w:ascii="Cambria Math" w:hAnsi="Cambria Math" w:cs="Times New Roman"/>
              <w:sz w:val="24"/>
              <w:szCs w:val="24"/>
            </w:rPr>
            <m:t>.</m:t>
          </m:r>
        </m:oMath>
      </m:oMathPara>
    </w:p>
    <w:p w14:paraId="77EE11E6"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It estimated only the </w:t>
      </w:r>
      <m:oMath>
        <m:d>
          <m:dPr>
            <m:ctrlPr>
              <w:rPr>
                <w:rFonts w:ascii="Cambria Math" w:hAnsi="Cambria Math" w:cs="Times New Roman"/>
                <w:color w:val="auto"/>
                <w:sz w:val="24"/>
              </w:rPr>
            </m:ctrlPr>
          </m:dPr>
          <m:e>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e>
        </m:d>
      </m:oMath>
      <w:r w:rsidRPr="00452C51">
        <w:rPr>
          <w:rFonts w:ascii="Times New Roman" w:hAnsi="Times New Roman" w:cs="Times New Roman"/>
          <w:color w:val="auto"/>
          <w:sz w:val="24"/>
        </w:rPr>
        <w:t xml:space="preserve"> composition logits by maximizing</w:t>
      </w:r>
    </w:p>
    <w:p w14:paraId="0331A5CF"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w:rPr>
                  <w:rFonts w:ascii="Cambria Math" w:hAnsi="Cambria Math" w:cs="Times New Roman"/>
                  <w:sz w:val="24"/>
                  <w:szCs w:val="24"/>
                </w:rPr>
                <m:t>iii</m:t>
              </m:r>
            </m:sub>
          </m:sSub>
          <m:d>
            <m:dPr>
              <m:ctrlPr>
                <w:rPr>
                  <w:rFonts w:ascii="Cambria Math" w:hAnsi="Cambria Math" w:cs="Times New Roman"/>
                  <w:sz w:val="24"/>
                  <w:szCs w:val="24"/>
                </w:rPr>
              </m:ctrlPr>
            </m:dPr>
            <m:e>
              <m:r>
                <m:rPr>
                  <m:sty m:val="b"/>
                </m:rPr>
                <w:rPr>
                  <w:rFonts w:ascii="Cambria Math" w:hAnsi="Cambria Math" w:cs="Times New Roman"/>
                  <w:sz w:val="24"/>
                  <w:szCs w:val="24"/>
                </w:rPr>
                <m:t>p</m:t>
              </m:r>
            </m:e>
          </m:d>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G</m:t>
              </m:r>
            </m:sup>
            <m:e>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m:rPr>
                      <m:sty m:val="p"/>
                    </m:rPr>
                    <w:rPr>
                      <w:rFonts w:ascii="Cambria Math" w:hAnsi="Cambria Math" w:cs="Times New Roman"/>
                      <w:sz w:val="24"/>
                      <w:szCs w:val="24"/>
                    </w:rPr>
                    <m:t>DM</m:t>
                  </m:r>
                </m:sub>
              </m:sSub>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r>
                <m:rPr>
                  <m:sty m:val="b"/>
                </m:rP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m:rPr>
                      <m:sty m:val="p"/>
                    </m:rPr>
                    <w:rPr>
                      <w:rFonts w:ascii="Cambria Math" w:hAnsi="Cambria Math" w:cs="Times New Roman"/>
                      <w:sz w:val="24"/>
                      <w:szCs w:val="24"/>
                    </w:rPr>
                    <m:t>true</m:t>
                  </m:r>
                </m:sub>
              </m:sSub>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e>
          </m:d>
          <m:r>
            <m:rPr>
              <m:sty m:val="p"/>
            </m:rPr>
            <w:rPr>
              <w:rFonts w:ascii="Cambria Math" w:hAnsi="Cambria Math" w:cs="Times New Roman"/>
              <w:sz w:val="24"/>
              <w:szCs w:val="24"/>
            </w:rPr>
            <m:t>.</m:t>
          </m:r>
        </m:oMath>
      </m:oMathPara>
    </w:p>
    <w:p w14:paraId="22B2B66A"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This estimator represents the case in which the linear concentration weight is known from design information or external calibration.</w:t>
      </w:r>
    </w:p>
    <w:p w14:paraId="3D0CCD89" w14:textId="77777777" w:rsidR="00FC3CBA" w:rsidRPr="00452C51" w:rsidRDefault="00FC3CBA" w:rsidP="00FC3CBA">
      <w:pPr>
        <w:pStyle w:val="Heading2"/>
        <w:rPr>
          <w:rFonts w:ascii="Times New Roman" w:hAnsi="Times New Roman" w:cs="Times New Roman"/>
          <w:color w:val="auto"/>
          <w:sz w:val="24"/>
          <w:szCs w:val="24"/>
        </w:rPr>
      </w:pPr>
      <w:bookmarkStart w:id="17" w:name="method-iv-multinomial-estimator"/>
      <w:bookmarkEnd w:id="16"/>
      <w:r w:rsidRPr="00452C51">
        <w:rPr>
          <w:rFonts w:ascii="Times New Roman" w:hAnsi="Times New Roman" w:cs="Times New Roman"/>
          <w:color w:val="auto"/>
          <w:sz w:val="24"/>
          <w:szCs w:val="24"/>
        </w:rPr>
        <w:t>Method (iv): multinomial estimator</w:t>
      </w:r>
    </w:p>
    <w:p w14:paraId="2F35E71F"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Method (iv) pooled the counts under the multinomial likelihood. Its maximum-likelihood estimate was</w:t>
      </w:r>
    </w:p>
    <w:p w14:paraId="41F06EBF"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iv</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ctrlPr>
                    <w:rPr>
                      <w:rFonts w:ascii="Cambria Math" w:hAnsi="Cambria Math" w:cs="Times New Roman"/>
                      <w:sz w:val="24"/>
                      <w:szCs w:val="24"/>
                    </w:rPr>
                  </m:ctrlPr>
                </m:naryPr>
                <m:sub>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G</m:t>
                  </m:r>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gk</m:t>
                      </m:r>
                    </m:sub>
                  </m:sSub>
                </m:e>
              </m:nary>
            </m:num>
            <m:den>
              <m:nary>
                <m:naryPr>
                  <m:chr m:val="∑"/>
                  <m:limLoc m:val="undOvr"/>
                  <m:ctrlPr>
                    <w:rPr>
                      <w:rFonts w:ascii="Cambria Math" w:hAnsi="Cambria Math" w:cs="Times New Roman"/>
                      <w:sz w:val="24"/>
                      <w:szCs w:val="24"/>
                    </w:rPr>
                  </m:ctrlPr>
                </m:naryPr>
                <m:sub>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G</m:t>
                  </m:r>
                </m:sup>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e>
              </m:nary>
            </m:den>
          </m:f>
          <m:r>
            <m:rPr>
              <m:sty m:val="p"/>
            </m:rPr>
            <w:rPr>
              <w:rFonts w:ascii="Cambria Math" w:hAnsi="Cambria Math" w:cs="Times New Roman"/>
              <w:sz w:val="24"/>
              <w:szCs w:val="24"/>
            </w:rPr>
            <m:t>.</m:t>
          </m:r>
        </m:oMath>
      </m:oMathPara>
    </w:p>
    <w:p w14:paraId="3FD57119"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lastRenderedPageBreak/>
        <w:t>This method provided a simple benchmark that ignored extra-multinomial variation and group-specific concentration.</w:t>
      </w:r>
    </w:p>
    <w:p w14:paraId="7A60B281" w14:textId="77777777" w:rsidR="00FC3CBA" w:rsidRPr="00452C51" w:rsidRDefault="00FC3CBA" w:rsidP="00FC3CBA">
      <w:pPr>
        <w:pStyle w:val="Heading2"/>
        <w:rPr>
          <w:rFonts w:ascii="Times New Roman" w:hAnsi="Times New Roman" w:cs="Times New Roman"/>
          <w:color w:val="auto"/>
          <w:sz w:val="24"/>
          <w:szCs w:val="24"/>
        </w:rPr>
      </w:pPr>
      <w:bookmarkStart w:id="18" w:name="X582704348f207e4b70d85df3d4a7acbfca23092"/>
      <w:bookmarkEnd w:id="17"/>
      <w:r w:rsidRPr="00452C51">
        <w:rPr>
          <w:rFonts w:ascii="Times New Roman" w:hAnsi="Times New Roman" w:cs="Times New Roman"/>
          <w:color w:val="auto"/>
          <w:sz w:val="24"/>
          <w:szCs w:val="24"/>
        </w:rPr>
        <w:t>Method (v): linear Dirichlet-multinomial with estimated scaling</w:t>
      </w:r>
    </w:p>
    <w:p w14:paraId="6AAD0AAD"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Method (v) retained the linear relationship </w:t>
      </w:r>
      <m:oMath>
        <m:sSub>
          <m:sSubPr>
            <m:ctrlPr>
              <w:rPr>
                <w:rFonts w:ascii="Cambria Math" w:hAnsi="Cambria Math" w:cs="Times New Roman"/>
                <w:color w:val="auto"/>
                <w:sz w:val="24"/>
              </w:rPr>
            </m:ctrlPr>
          </m:sSubPr>
          <m:e>
            <m:r>
              <w:rPr>
                <w:rFonts w:ascii="Cambria Math" w:hAnsi="Cambria Math" w:cs="Times New Roman"/>
                <w:color w:val="auto"/>
                <w:sz w:val="24"/>
              </w:rPr>
              <m:t>a</m:t>
            </m:r>
          </m:e>
          <m:sub>
            <m:r>
              <w:rPr>
                <w:rFonts w:ascii="Cambria Math" w:hAnsi="Cambria Math" w:cs="Times New Roman"/>
                <w:color w:val="auto"/>
                <w:sz w:val="24"/>
              </w:rPr>
              <m:t>0g</m:t>
            </m:r>
          </m:sub>
        </m:sSub>
        <m:r>
          <m:rPr>
            <m:sty m:val="p"/>
          </m:rPr>
          <w:rPr>
            <w:rFonts w:ascii="Cambria Math" w:hAnsi="Cambria Math" w:cs="Times New Roman"/>
            <w:color w:val="auto"/>
            <w:sz w:val="24"/>
          </w:rPr>
          <m:t>=</m:t>
        </m:r>
        <m:r>
          <w:rPr>
            <w:rFonts w:ascii="Cambria Math" w:hAnsi="Cambria Math" w:cs="Times New Roman"/>
            <w:color w:val="auto"/>
            <w:sz w:val="24"/>
          </w:rPr>
          <m:t>θ</m:t>
        </m:r>
        <m:sSub>
          <m:sSubPr>
            <m:ctrlPr>
              <w:rPr>
                <w:rFonts w:ascii="Cambria Math" w:hAnsi="Cambria Math" w:cs="Times New Roman"/>
                <w:color w:val="auto"/>
                <w:sz w:val="24"/>
              </w:rPr>
            </m:ctrlPr>
          </m:sSubPr>
          <m:e>
            <m:r>
              <w:rPr>
                <w:rFonts w:ascii="Cambria Math" w:hAnsi="Cambria Math" w:cs="Times New Roman"/>
                <w:color w:val="auto"/>
                <w:sz w:val="24"/>
              </w:rPr>
              <m:t>N</m:t>
            </m:r>
          </m:e>
          <m:sub>
            <m:r>
              <w:rPr>
                <w:rFonts w:ascii="Cambria Math" w:hAnsi="Cambria Math" w:cs="Times New Roman"/>
                <w:color w:val="auto"/>
                <w:sz w:val="24"/>
              </w:rPr>
              <m:t>g</m:t>
            </m:r>
          </m:sub>
        </m:sSub>
      </m:oMath>
      <w:r w:rsidRPr="00452C51">
        <w:rPr>
          <w:rFonts w:ascii="Times New Roman" w:hAnsi="Times New Roman" w:cs="Times New Roman"/>
          <w:color w:val="auto"/>
          <w:sz w:val="24"/>
        </w:rPr>
        <w:t xml:space="preserve"> but estimated one common positive scaling parameter, </w:t>
      </w:r>
      <m:oMath>
        <m:r>
          <w:rPr>
            <w:rFonts w:ascii="Cambria Math" w:hAnsi="Cambria Math" w:cs="Times New Roman"/>
            <w:color w:val="auto"/>
            <w:sz w:val="24"/>
          </w:rPr>
          <m:t>θ</m:t>
        </m:r>
        <m:r>
          <m:rPr>
            <m:sty m:val="p"/>
          </m:rPr>
          <w:rPr>
            <w:rFonts w:ascii="Cambria Math" w:hAnsi="Cambria Math" w:cs="Times New Roman"/>
            <w:color w:val="auto"/>
            <w:sz w:val="24"/>
          </w:rPr>
          <m:t>=exp</m:t>
        </m:r>
        <m:d>
          <m:dPr>
            <m:ctrlPr>
              <w:rPr>
                <w:rFonts w:ascii="Cambria Math" w:hAnsi="Cambria Math" w:cs="Times New Roman"/>
                <w:color w:val="auto"/>
                <w:sz w:val="24"/>
              </w:rPr>
            </m:ctrlPr>
          </m:dPr>
          <m:e>
            <m:r>
              <w:rPr>
                <w:rFonts w:ascii="Cambria Math" w:hAnsi="Cambria Math" w:cs="Times New Roman"/>
                <w:color w:val="auto"/>
                <w:sz w:val="24"/>
              </w:rPr>
              <m:t>t</m:t>
            </m:r>
          </m:e>
        </m:d>
      </m:oMath>
      <w:r w:rsidRPr="00452C51">
        <w:rPr>
          <w:rFonts w:ascii="Times New Roman" w:hAnsi="Times New Roman" w:cs="Times New Roman"/>
          <w:color w:val="auto"/>
          <w:sz w:val="24"/>
        </w:rPr>
        <w:t>. It maximized</w:t>
      </w:r>
    </w:p>
    <w:p w14:paraId="0B7F8CF5"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w:rPr>
                  <w:rFonts w:ascii="Cambria Math" w:hAnsi="Cambria Math" w:cs="Times New Roman"/>
                  <w:sz w:val="24"/>
                  <w:szCs w:val="24"/>
                </w:rPr>
                <m:t>v</m:t>
              </m:r>
            </m:sub>
          </m:sSub>
          <m:d>
            <m:dPr>
              <m:ctrlPr>
                <w:rPr>
                  <w:rFonts w:ascii="Cambria Math" w:hAnsi="Cambria Math" w:cs="Times New Roman"/>
                  <w:sz w:val="24"/>
                  <w:szCs w:val="24"/>
                </w:rPr>
              </m:ctrlPr>
            </m:dPr>
            <m:e>
              <m:r>
                <m:rPr>
                  <m:sty m:val="b"/>
                </m:rP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θ</m:t>
              </m:r>
            </m:e>
          </m:d>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G</m:t>
              </m:r>
            </m:sup>
            <m:e>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l</m:t>
                  </m:r>
                </m:e>
                <m:sub>
                  <m:r>
                    <m:rPr>
                      <m:sty m:val="p"/>
                    </m:rPr>
                    <w:rPr>
                      <w:rFonts w:ascii="Cambria Math" w:hAnsi="Cambria Math" w:cs="Times New Roman"/>
                      <w:sz w:val="24"/>
                      <w:szCs w:val="24"/>
                    </w:rPr>
                    <m:t>DM</m:t>
                  </m:r>
                </m:sub>
              </m:sSub>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g</m:t>
                  </m:r>
                </m:sub>
              </m:sSub>
              <m:r>
                <m:rPr>
                  <m:sty m:val="p"/>
                </m:rPr>
                <w:rPr>
                  <w:rFonts w:ascii="Cambria Math" w:hAnsi="Cambria Math" w:cs="Times New Roman"/>
                  <w:sz w:val="24"/>
                  <w:szCs w:val="24"/>
                </w:rPr>
                <m:t>;</m:t>
              </m:r>
              <m:r>
                <m:rPr>
                  <m:sty m:val="b"/>
                </m:rP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θ</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e>
          </m:d>
          <m:r>
            <m:rPr>
              <m:sty m:val="p"/>
            </m:rPr>
            <w:rPr>
              <w:rFonts w:ascii="Cambria Math" w:hAnsi="Cambria Math" w:cs="Times New Roman"/>
              <w:sz w:val="24"/>
              <w:szCs w:val="24"/>
            </w:rPr>
            <m:t>.</m:t>
          </m:r>
        </m:oMath>
      </m:oMathPara>
    </w:p>
    <w:p w14:paraId="374F3B04"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estimator contained </w:t>
      </w:r>
      <m:oMath>
        <m:r>
          <w:rPr>
            <w:rFonts w:ascii="Cambria Math" w:hAnsi="Cambria Math" w:cs="Times New Roman"/>
            <w:color w:val="auto"/>
            <w:sz w:val="24"/>
          </w:rPr>
          <m:t>K</m:t>
        </m:r>
      </m:oMath>
      <w:r w:rsidRPr="00452C51">
        <w:rPr>
          <w:rFonts w:ascii="Times New Roman" w:hAnsi="Times New Roman" w:cs="Times New Roman"/>
          <w:color w:val="auto"/>
          <w:sz w:val="24"/>
        </w:rPr>
        <w:t xml:space="preserve"> free parameters: </w:t>
      </w:r>
      <m:oMath>
        <m:d>
          <m:dPr>
            <m:ctrlPr>
              <w:rPr>
                <w:rFonts w:ascii="Cambria Math" w:hAnsi="Cambria Math" w:cs="Times New Roman"/>
                <w:color w:val="auto"/>
                <w:sz w:val="24"/>
              </w:rPr>
            </m:ctrlPr>
          </m:dPr>
          <m:e>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e>
        </m:d>
      </m:oMath>
      <w:r w:rsidRPr="00452C51">
        <w:rPr>
          <w:rFonts w:ascii="Times New Roman" w:hAnsi="Times New Roman" w:cs="Times New Roman"/>
          <w:color w:val="auto"/>
          <w:sz w:val="24"/>
        </w:rPr>
        <w:t xml:space="preserve"> composition logits and one log-scaling parameter. It preserved the sample-size link while learning the overall concentration weight from the data.</w:t>
      </w:r>
    </w:p>
    <w:p w14:paraId="7597E224" w14:textId="77777777" w:rsidR="00FC3CBA" w:rsidRPr="00452C51" w:rsidRDefault="00FC3CBA" w:rsidP="00FC3CBA">
      <w:pPr>
        <w:pStyle w:val="Heading2"/>
        <w:rPr>
          <w:rFonts w:ascii="Times New Roman" w:hAnsi="Times New Roman" w:cs="Times New Roman"/>
          <w:color w:val="auto"/>
          <w:sz w:val="24"/>
          <w:szCs w:val="24"/>
        </w:rPr>
      </w:pPr>
      <w:bookmarkStart w:id="19" w:name="numerical-optimization"/>
      <w:bookmarkEnd w:id="18"/>
      <w:r w:rsidRPr="00452C51">
        <w:rPr>
          <w:rFonts w:ascii="Times New Roman" w:hAnsi="Times New Roman" w:cs="Times New Roman"/>
          <w:color w:val="auto"/>
          <w:sz w:val="24"/>
          <w:szCs w:val="24"/>
        </w:rPr>
        <w:t>Numerical optimization</w:t>
      </w:r>
    </w:p>
    <w:p w14:paraId="5ECB692D"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Methods (i), (ii), (iii), and (v) were fitted by BFGS optimization with analytic gradients, a maximum of 500 iterations, and relative tolerance </w:t>
      </w:r>
      <m:oMath>
        <m:sSup>
          <m:sSupPr>
            <m:ctrlPr>
              <w:rPr>
                <w:rFonts w:ascii="Cambria Math" w:hAnsi="Cambria Math" w:cs="Times New Roman"/>
                <w:color w:val="auto"/>
                <w:sz w:val="24"/>
              </w:rPr>
            </m:ctrlPr>
          </m:sSupPr>
          <m:e>
            <m:r>
              <w:rPr>
                <w:rFonts w:ascii="Cambria Math" w:hAnsi="Cambria Math" w:cs="Times New Roman"/>
                <w:color w:val="auto"/>
                <w:sz w:val="24"/>
              </w:rPr>
              <m:t>10</m:t>
            </m:r>
          </m:e>
          <m:sup>
            <m:r>
              <m:rPr>
                <m:sty m:val="p"/>
              </m:rPr>
              <w:rPr>
                <w:rFonts w:ascii="Cambria Math" w:hAnsi="Cambria Math" w:cs="Times New Roman"/>
                <w:color w:val="auto"/>
                <w:sz w:val="24"/>
              </w:rPr>
              <m:t>-</m:t>
            </m:r>
            <m:r>
              <w:rPr>
                <w:rFonts w:ascii="Cambria Math" w:hAnsi="Cambria Math" w:cs="Times New Roman"/>
                <w:color w:val="auto"/>
                <w:sz w:val="24"/>
              </w:rPr>
              <m:t>10</m:t>
            </m:r>
          </m:sup>
        </m:sSup>
      </m:oMath>
      <w:r w:rsidRPr="00452C51">
        <w:rPr>
          <w:rFonts w:ascii="Times New Roman" w:hAnsi="Times New Roman" w:cs="Times New Roman"/>
          <w:color w:val="auto"/>
          <w:sz w:val="24"/>
        </w:rPr>
        <w:t xml:space="preserve">. Starting compositions were obtained from pooled counts after replacing zero pooled categories by one. Method (i) initialized total concentration at one; group log concentrations for method (ii) and log </w:t>
      </w:r>
      <m:oMath>
        <m:r>
          <w:rPr>
            <w:rFonts w:ascii="Cambria Math" w:hAnsi="Cambria Math" w:cs="Times New Roman"/>
            <w:color w:val="auto"/>
            <w:sz w:val="24"/>
          </w:rPr>
          <m:t>θ</m:t>
        </m:r>
      </m:oMath>
      <w:r w:rsidRPr="00452C51">
        <w:rPr>
          <w:rFonts w:ascii="Times New Roman" w:hAnsi="Times New Roman" w:cs="Times New Roman"/>
          <w:color w:val="auto"/>
          <w:sz w:val="24"/>
        </w:rPr>
        <w:t xml:space="preserve"> for method (v) were initialized at zero. Failed optimizations for methods (ii), (iii), and (v) were returned as missing estimates, whereas method (iv) was available in closed form. The paper should state how failed fits were counted or excluded in aggregate analyses.</w:t>
      </w:r>
    </w:p>
    <w:p w14:paraId="3C8EC4FB" w14:textId="77777777" w:rsidR="00FC3CBA" w:rsidRPr="00452C51" w:rsidRDefault="00FC3CBA" w:rsidP="00FC3CBA">
      <w:pPr>
        <w:pStyle w:val="Heading1"/>
        <w:rPr>
          <w:rFonts w:ascii="Times New Roman" w:hAnsi="Times New Roman" w:cs="Times New Roman"/>
          <w:color w:val="auto"/>
          <w:sz w:val="24"/>
          <w:szCs w:val="24"/>
        </w:rPr>
      </w:pPr>
      <w:bookmarkStart w:id="20" w:name="estimation-accuracy-measures"/>
      <w:bookmarkEnd w:id="13"/>
      <w:bookmarkEnd w:id="19"/>
      <w:r w:rsidRPr="00452C51">
        <w:rPr>
          <w:rFonts w:ascii="Times New Roman" w:hAnsi="Times New Roman" w:cs="Times New Roman"/>
          <w:color w:val="auto"/>
          <w:sz w:val="24"/>
          <w:szCs w:val="24"/>
        </w:rPr>
        <w:t>Estimation-accuracy measures</w:t>
      </w:r>
    </w:p>
    <w:p w14:paraId="4C279EA9"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accuracy measures compared each fitted composition </w:t>
      </w:r>
      <m:oMath>
        <m:sSub>
          <m:sSubPr>
            <m:ctrlPr>
              <w:rPr>
                <w:rFonts w:ascii="Cambria Math" w:hAnsi="Cambria Math" w:cs="Times New Roman"/>
                <w:color w:val="auto"/>
                <w:sz w:val="24"/>
              </w:rPr>
            </m:ctrlPr>
          </m:sSubPr>
          <m:e>
            <m:acc>
              <m:accPr>
                <m:ctrlPr>
                  <w:rPr>
                    <w:rFonts w:ascii="Cambria Math" w:hAnsi="Cambria Math" w:cs="Times New Roman"/>
                    <w:color w:val="auto"/>
                    <w:sz w:val="24"/>
                  </w:rPr>
                </m:ctrlPr>
              </m:accPr>
              <m:e>
                <m:r>
                  <m:rPr>
                    <m:sty m:val="b"/>
                  </m:rPr>
                  <w:rPr>
                    <w:rFonts w:ascii="Cambria Math" w:hAnsi="Cambria Math" w:cs="Times New Roman"/>
                    <w:color w:val="auto"/>
                    <w:sz w:val="24"/>
                  </w:rPr>
                  <m:t>p</m:t>
                </m:r>
              </m:e>
            </m:acc>
          </m:e>
          <m:sub>
            <m:r>
              <w:rPr>
                <w:rFonts w:ascii="Cambria Math" w:hAnsi="Cambria Math" w:cs="Times New Roman"/>
                <w:color w:val="auto"/>
                <w:sz w:val="24"/>
              </w:rPr>
              <m:t>m</m:t>
            </m:r>
          </m:sub>
        </m:sSub>
      </m:oMath>
      <w:r w:rsidRPr="00452C51">
        <w:rPr>
          <w:rFonts w:ascii="Times New Roman" w:hAnsi="Times New Roman" w:cs="Times New Roman"/>
          <w:color w:val="auto"/>
          <w:sz w:val="24"/>
        </w:rPr>
        <w:t xml:space="preserve"> with the target simplex point </w:t>
      </w:r>
      <m:oMath>
        <m:sSup>
          <m:sSupPr>
            <m:ctrlPr>
              <w:rPr>
                <w:rFonts w:ascii="Cambria Math" w:hAnsi="Cambria Math" w:cs="Times New Roman"/>
                <w:color w:val="auto"/>
                <w:sz w:val="24"/>
              </w:rPr>
            </m:ctrlPr>
          </m:sSupPr>
          <m:e>
            <m:r>
              <m:rPr>
                <m:sty m:val="b"/>
              </m:rPr>
              <w:rPr>
                <w:rFonts w:ascii="Cambria Math" w:hAnsi="Cambria Math" w:cs="Times New Roman"/>
                <w:color w:val="auto"/>
                <w:sz w:val="24"/>
              </w:rPr>
              <m:t>p</m:t>
            </m:r>
          </m:e>
          <m:sup>
            <m:r>
              <m:rPr>
                <m:sty m:val="p"/>
              </m:rPr>
              <w:rPr>
                <w:rFonts w:ascii="Cambria Math" w:hAnsi="Cambria Math" w:cs="Times New Roman"/>
                <w:color w:val="auto"/>
                <w:sz w:val="24"/>
              </w:rPr>
              <m:t>true</m:t>
            </m:r>
          </m:sup>
        </m:sSup>
      </m:oMath>
      <w:r w:rsidRPr="00452C51">
        <w:rPr>
          <w:rFonts w:ascii="Times New Roman" w:hAnsi="Times New Roman" w:cs="Times New Roman"/>
          <w:color w:val="auto"/>
          <w:sz w:val="24"/>
        </w:rPr>
        <w:t xml:space="preserve">. For method </w:t>
      </w:r>
      <m:oMath>
        <m:r>
          <w:rPr>
            <w:rFonts w:ascii="Cambria Math" w:hAnsi="Cambria Math" w:cs="Times New Roman"/>
            <w:color w:val="auto"/>
            <w:sz w:val="24"/>
          </w:rPr>
          <m:t>m</m:t>
        </m:r>
      </m:oMath>
      <w:r w:rsidRPr="00452C51">
        <w:rPr>
          <w:rFonts w:ascii="Times New Roman" w:hAnsi="Times New Roman" w:cs="Times New Roman"/>
          <w:color w:val="auto"/>
          <w:sz w:val="24"/>
        </w:rPr>
        <w:t>,</w:t>
      </w:r>
    </w:p>
    <w:p w14:paraId="26FE8C31"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RMSE</m:t>
              </m:r>
            </m:e>
            <m:sub>
              <m:r>
                <w:rPr>
                  <w:rFonts w:ascii="Cambria Math" w:hAnsi="Cambria Math" w:cs="Times New Roman"/>
                  <w:sz w:val="24"/>
                  <w:szCs w:val="24"/>
                </w:rPr>
                <m:t>m</m:t>
              </m:r>
            </m:sub>
          </m:sSub>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K</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K</m:t>
                  </m:r>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mk</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r>
                                <m:rPr>
                                  <m:sty m:val="p"/>
                                </m:rPr>
                                <w:rPr>
                                  <w:rFonts w:ascii="Cambria Math" w:hAnsi="Cambria Math" w:cs="Times New Roman"/>
                                  <w:sz w:val="24"/>
                                  <w:szCs w:val="24"/>
                                </w:rPr>
                                <m:t>true</m:t>
                              </m:r>
                            </m:sup>
                          </m:sSubSup>
                        </m:e>
                      </m:d>
                    </m:e>
                    <m:sup>
                      <m:r>
                        <w:rPr>
                          <w:rFonts w:ascii="Cambria Math" w:hAnsi="Cambria Math" w:cs="Times New Roman"/>
                          <w:sz w:val="24"/>
                          <w:szCs w:val="24"/>
                        </w:rPr>
                        <m:t>2</m:t>
                      </m:r>
                    </m:sup>
                  </m:sSup>
                </m:e>
              </m:nary>
            </m:e>
          </m:rad>
          <m:r>
            <m:rPr>
              <m:sty m:val="p"/>
            </m:rPr>
            <w:rPr>
              <w:rFonts w:ascii="Cambria Math" w:hAnsi="Cambria Math" w:cs="Times New Roman"/>
              <w:sz w:val="24"/>
              <w:szCs w:val="24"/>
            </w:rPr>
            <m:t>,</m:t>
          </m:r>
        </m:oMath>
      </m:oMathPara>
    </w:p>
    <w:p w14:paraId="0E5502A1" w14:textId="77777777" w:rsidR="00FC3CBA" w:rsidRPr="00452C51" w:rsidRDefault="00BD2729" w:rsidP="00FC3CBA">
      <w:pPr>
        <w:pStyle w:val="FirstParagraph"/>
        <w:rPr>
          <w:rFonts w:ascii="Times New Roman" w:hAnsi="Times New Roman" w:cs="Times New Roman"/>
          <w:color w:val="auto"/>
          <w:sz w:val="24"/>
        </w:rPr>
      </w:pPr>
      <m:oMathPara>
        <m:oMathParaPr>
          <m:jc m:val="center"/>
        </m:oMathParaP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r>
                <m:rPr>
                  <m:sty m:val="p"/>
                </m:rPr>
                <w:rPr>
                  <w:rFonts w:ascii="Cambria Math" w:hAnsi="Cambria Math" w:cs="Times New Roman"/>
                  <w:color w:val="auto"/>
                  <w:sz w:val="24"/>
                </w:rPr>
                <m:t>,</m:t>
              </m:r>
              <m:r>
                <w:rPr>
                  <w:rFonts w:ascii="Cambria Math" w:hAnsi="Cambria Math" w:cs="Times New Roman"/>
                  <w:color w:val="auto"/>
                  <w:sz w:val="24"/>
                </w:rPr>
                <m:t>m</m:t>
              </m:r>
            </m:sub>
          </m:sSub>
          <m:r>
            <m:rPr>
              <m:sty m:val="p"/>
            </m:rPr>
            <w:rPr>
              <w:rFonts w:ascii="Cambria Math" w:hAnsi="Cambria Math" w:cs="Times New Roman"/>
              <w:color w:val="auto"/>
              <w:sz w:val="24"/>
            </w:rPr>
            <m:t>=</m:t>
          </m:r>
          <m:nary>
            <m:naryPr>
              <m:chr m:val="∑"/>
              <m:limLoc m:val="undOvr"/>
              <m:ctrlPr>
                <w:rPr>
                  <w:rFonts w:ascii="Cambria Math" w:hAnsi="Cambria Math" w:cs="Times New Roman"/>
                  <w:color w:val="auto"/>
                  <w:sz w:val="24"/>
                </w:rPr>
              </m:ctrlPr>
            </m:naryPr>
            <m:sub>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1</m:t>
              </m:r>
            </m:sub>
            <m:sup>
              <m:r>
                <w:rPr>
                  <w:rFonts w:ascii="Cambria Math" w:hAnsi="Cambria Math" w:cs="Times New Roman"/>
                  <w:color w:val="auto"/>
                  <w:sz w:val="24"/>
                </w:rPr>
                <m:t>K</m:t>
              </m:r>
            </m:sup>
            <m:e>
              <m:d>
                <m:dPr>
                  <m:begChr m:val="|"/>
                  <m:endChr m:val="|"/>
                  <m:ctrlPr>
                    <w:rPr>
                      <w:rFonts w:ascii="Cambria Math" w:hAnsi="Cambria Math" w:cs="Times New Roman"/>
                      <w:color w:val="auto"/>
                      <w:sz w:val="24"/>
                    </w:rPr>
                  </m:ctrlPr>
                </m:dPr>
                <m:e>
                  <m:sSub>
                    <m:sSubPr>
                      <m:ctrlPr>
                        <w:rPr>
                          <w:rFonts w:ascii="Cambria Math" w:hAnsi="Cambria Math" w:cs="Times New Roman"/>
                          <w:color w:val="auto"/>
                          <w:sz w:val="24"/>
                        </w:rPr>
                      </m:ctrlPr>
                    </m:sSubPr>
                    <m:e>
                      <m:acc>
                        <m:accPr>
                          <m:ctrlPr>
                            <w:rPr>
                              <w:rFonts w:ascii="Cambria Math" w:hAnsi="Cambria Math" w:cs="Times New Roman"/>
                              <w:color w:val="auto"/>
                              <w:sz w:val="24"/>
                            </w:rPr>
                          </m:ctrlPr>
                        </m:accPr>
                        <m:e>
                          <m:r>
                            <w:rPr>
                              <w:rFonts w:ascii="Cambria Math" w:hAnsi="Cambria Math" w:cs="Times New Roman"/>
                              <w:color w:val="auto"/>
                              <w:sz w:val="24"/>
                            </w:rPr>
                            <m:t>p</m:t>
                          </m:r>
                        </m:e>
                      </m:acc>
                    </m:e>
                    <m:sub>
                      <m:r>
                        <w:rPr>
                          <w:rFonts w:ascii="Cambria Math" w:hAnsi="Cambria Math" w:cs="Times New Roman"/>
                          <w:color w:val="auto"/>
                          <w:sz w:val="24"/>
                        </w:rPr>
                        <m:t>mk</m:t>
                      </m:r>
                    </m:sub>
                  </m:sSub>
                  <m:r>
                    <m:rPr>
                      <m:sty m:val="p"/>
                    </m:rPr>
                    <w:rPr>
                      <w:rFonts w:ascii="Cambria Math" w:hAnsi="Cambria Math" w:cs="Times New Roman"/>
                      <w:color w:val="auto"/>
                      <w:sz w:val="24"/>
                    </w:rPr>
                    <m:t>-</m:t>
                  </m:r>
                  <m:sSubSup>
                    <m:sSubSupPr>
                      <m:ctrlPr>
                        <w:rPr>
                          <w:rFonts w:ascii="Cambria Math" w:hAnsi="Cambria Math" w:cs="Times New Roman"/>
                          <w:color w:val="auto"/>
                          <w:sz w:val="24"/>
                        </w:rPr>
                      </m:ctrlPr>
                    </m:sSubSupPr>
                    <m:e>
                      <m:r>
                        <w:rPr>
                          <w:rFonts w:ascii="Cambria Math" w:hAnsi="Cambria Math" w:cs="Times New Roman"/>
                          <w:color w:val="auto"/>
                          <w:sz w:val="24"/>
                        </w:rPr>
                        <m:t>p</m:t>
                      </m:r>
                    </m:e>
                    <m:sub>
                      <m:r>
                        <w:rPr>
                          <w:rFonts w:ascii="Cambria Math" w:hAnsi="Cambria Math" w:cs="Times New Roman"/>
                          <w:color w:val="auto"/>
                          <w:sz w:val="24"/>
                        </w:rPr>
                        <m:t>k</m:t>
                      </m:r>
                    </m:sub>
                    <m:sup>
                      <m:r>
                        <m:rPr>
                          <m:sty m:val="p"/>
                        </m:rPr>
                        <w:rPr>
                          <w:rFonts w:ascii="Cambria Math" w:hAnsi="Cambria Math" w:cs="Times New Roman"/>
                          <w:color w:val="auto"/>
                          <w:sz w:val="24"/>
                        </w:rPr>
                        <m:t>true</m:t>
                      </m:r>
                    </m:sup>
                  </m:sSubSup>
                </m:e>
              </m:d>
            </m:e>
          </m:nary>
          <m:r>
            <m:rPr>
              <m:sty m:val="p"/>
            </m:rPr>
            <w:rPr>
              <w:rFonts w:ascii="Cambria Math" w:hAnsi="Cambria Math" w:cs="Times New Roman"/>
              <w:color w:val="auto"/>
              <w:sz w:val="24"/>
            </w:rPr>
            <m:t>,</m:t>
          </m:r>
        </m:oMath>
      </m:oMathPara>
    </w:p>
    <w:p w14:paraId="6E52914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and</w:t>
      </w:r>
    </w:p>
    <w:p w14:paraId="709B88B6"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t>
              </m:r>
              <m:r>
                <w:rPr>
                  <w:rFonts w:ascii="Cambria Math" w:hAnsi="Cambria Math" w:cs="Times New Roman"/>
                  <w:sz w:val="24"/>
                  <w:szCs w:val="24"/>
                </w:rPr>
                <m:t>m</m:t>
              </m:r>
            </m:sub>
          </m:sSub>
          <m:r>
            <m:rPr>
              <m:sty m:val="p"/>
            </m:rP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K</m:t>
              </m:r>
            </m:lim>
          </m:limLow>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mk</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r>
                    <m:rPr>
                      <m:sty m:val="p"/>
                    </m:rPr>
                    <w:rPr>
                      <w:rFonts w:ascii="Cambria Math" w:hAnsi="Cambria Math" w:cs="Times New Roman"/>
                      <w:sz w:val="24"/>
                      <w:szCs w:val="24"/>
                    </w:rPr>
                    <m:t>true</m:t>
                  </m:r>
                </m:sup>
              </m:sSubSup>
            </m:e>
          </m:d>
          <m:r>
            <m:rPr>
              <m:sty m:val="p"/>
            </m:rPr>
            <w:rPr>
              <w:rFonts w:ascii="Cambria Math" w:hAnsi="Cambria Math" w:cs="Times New Roman"/>
              <w:sz w:val="24"/>
              <w:szCs w:val="24"/>
            </w:rPr>
            <m:t>.</m:t>
          </m:r>
        </m:oMath>
      </m:oMathPara>
    </w:p>
    <w:p w14:paraId="19D89226"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RMSE emphasized squared component deviations,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sub>
        </m:sSub>
      </m:oMath>
      <w:r w:rsidRPr="00452C51">
        <w:rPr>
          <w:rFonts w:ascii="Times New Roman" w:hAnsi="Times New Roman" w:cs="Times New Roman"/>
          <w:color w:val="auto"/>
          <w:sz w:val="24"/>
        </w:rPr>
        <w:t xml:space="preserve"> measured total absolute discrepancy, and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m:rPr>
                <m:sty m:val="p"/>
              </m:rPr>
              <w:rPr>
                <w:rFonts w:ascii="Cambria Math" w:hAnsi="Cambria Math" w:cs="Times New Roman"/>
                <w:color w:val="auto"/>
                <w:sz w:val="24"/>
              </w:rPr>
              <m:t>∞</m:t>
            </m:r>
          </m:sub>
        </m:sSub>
      </m:oMath>
      <w:r w:rsidRPr="00452C51">
        <w:rPr>
          <w:rFonts w:ascii="Times New Roman" w:hAnsi="Times New Roman" w:cs="Times New Roman"/>
          <w:color w:val="auto"/>
          <w:sz w:val="24"/>
        </w:rPr>
        <w:t xml:space="preserve"> measured the largest component error. The three measures were retained because methods can differ in their control of average, aggregate, and worst-component error. Mean values over the five replicates at each simplex point were also used for ternary accuracy surfaces.</w:t>
      </w:r>
    </w:p>
    <w:p w14:paraId="246B822A" w14:textId="77777777" w:rsidR="00FC3CBA" w:rsidRPr="00452C51" w:rsidRDefault="00FC3CBA" w:rsidP="00FC3CBA">
      <w:pPr>
        <w:pStyle w:val="Heading1"/>
        <w:rPr>
          <w:rFonts w:ascii="Times New Roman" w:hAnsi="Times New Roman" w:cs="Times New Roman"/>
          <w:color w:val="auto"/>
          <w:sz w:val="24"/>
          <w:szCs w:val="24"/>
        </w:rPr>
      </w:pPr>
      <w:bookmarkStart w:id="21" w:name="Xddbed93c0f6849ec2ed0f0067a49542b5c55ef3"/>
      <w:bookmarkEnd w:id="20"/>
      <w:r w:rsidRPr="00452C51">
        <w:rPr>
          <w:rFonts w:ascii="Times New Roman" w:hAnsi="Times New Roman" w:cs="Times New Roman"/>
          <w:color w:val="auto"/>
          <w:sz w:val="24"/>
          <w:szCs w:val="24"/>
        </w:rPr>
        <w:t>Univariate comparisons within each factorial experiment</w:t>
      </w:r>
    </w:p>
    <w:p w14:paraId="4B6D4E3D"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single-experiment script compared methods separately for RMSE,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sub>
        </m:sSub>
      </m:oMath>
      <w:r w:rsidRPr="00452C51">
        <w:rPr>
          <w:rFonts w:ascii="Times New Roman" w:hAnsi="Times New Roman" w:cs="Times New Roman"/>
          <w:color w:val="auto"/>
          <w:sz w:val="24"/>
        </w:rPr>
        <w:t xml:space="preserve">, and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m:rPr>
                <m:sty m:val="p"/>
              </m:rPr>
              <w:rPr>
                <w:rFonts w:ascii="Cambria Math" w:hAnsi="Cambria Math" w:cs="Times New Roman"/>
                <w:color w:val="auto"/>
                <w:sz w:val="24"/>
              </w:rPr>
              <m:t>∞</m:t>
            </m:r>
          </m:sub>
        </m:sSub>
      </m:oMath>
      <w:r w:rsidRPr="00452C51">
        <w:rPr>
          <w:rFonts w:ascii="Times New Roman" w:hAnsi="Times New Roman" w:cs="Times New Roman"/>
          <w:color w:val="auto"/>
          <w:sz w:val="24"/>
        </w:rPr>
        <w:t xml:space="preserve"> using the raw accuracy values. The simulated dataset identifier—simplex point crossed with replicate—served as the repeated-measures block because every method was applied to the same generated counts.</w:t>
      </w:r>
    </w:p>
    <w:p w14:paraId="3B5F50DA" w14:textId="77777777" w:rsidR="00FC3CBA" w:rsidRPr="00452C51" w:rsidRDefault="00FC3CBA" w:rsidP="00FC3CBA">
      <w:pPr>
        <w:pStyle w:val="Heading2"/>
        <w:rPr>
          <w:rFonts w:ascii="Times New Roman" w:hAnsi="Times New Roman" w:cs="Times New Roman"/>
          <w:color w:val="auto"/>
          <w:sz w:val="24"/>
          <w:szCs w:val="24"/>
        </w:rPr>
      </w:pPr>
      <w:bookmarkStart w:id="22" w:name="friedman-test-and-kendalls-concordance"/>
      <w:r w:rsidRPr="00452C51">
        <w:rPr>
          <w:rFonts w:ascii="Times New Roman" w:hAnsi="Times New Roman" w:cs="Times New Roman"/>
          <w:color w:val="auto"/>
          <w:sz w:val="24"/>
          <w:szCs w:val="24"/>
        </w:rPr>
        <w:lastRenderedPageBreak/>
        <w:t>Friedman test and Kendall’s concordance</w:t>
      </w:r>
    </w:p>
    <w:p w14:paraId="52AD9B1A"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For each metric, the Friedman rank-sum test evaluated</w:t>
      </w:r>
    </w:p>
    <w:p w14:paraId="69242177"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m:rPr>
              <m:sty m:val="p"/>
            </m:rPr>
            <w:rPr>
              <w:rFonts w:ascii="Cambria Math" w:hAnsi="Cambria Math" w:cs="Times New Roman"/>
              <w:sz w:val="24"/>
              <w:szCs w:val="24"/>
            </w:rPr>
            <m:t>:</m:t>
          </m:r>
          <m:r>
            <m:rPr>
              <m:nor/>
            </m:rPr>
            <w:rPr>
              <w:rFonts w:cs="Times New Roman"/>
              <w:sz w:val="24"/>
              <w:szCs w:val="24"/>
            </w:rPr>
            <m:t>the five methods have the same within-dataset rank distribution</m:t>
          </m:r>
        </m:oMath>
      </m:oMathPara>
    </w:p>
    <w:p w14:paraId="2A24B716"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against the alternative that at least one method differed. The reported statistic was Friedman’s </w:t>
      </w:r>
      <m:oMath>
        <m:sSubSup>
          <m:sSubSupPr>
            <m:ctrlPr>
              <w:rPr>
                <w:rFonts w:ascii="Cambria Math" w:hAnsi="Cambria Math" w:cs="Times New Roman"/>
                <w:color w:val="auto"/>
                <w:sz w:val="24"/>
              </w:rPr>
            </m:ctrlPr>
          </m:sSubSupPr>
          <m:e>
            <m:r>
              <w:rPr>
                <w:rFonts w:ascii="Cambria Math" w:hAnsi="Cambria Math" w:cs="Times New Roman"/>
                <w:color w:val="auto"/>
                <w:sz w:val="24"/>
              </w:rPr>
              <m:t>χ</m:t>
            </m:r>
          </m:e>
          <m:sub>
            <m:r>
              <w:rPr>
                <w:rFonts w:ascii="Cambria Math" w:hAnsi="Cambria Math" w:cs="Times New Roman"/>
                <w:color w:val="auto"/>
                <w:sz w:val="24"/>
              </w:rPr>
              <m:t>F</m:t>
            </m:r>
          </m:sub>
          <m:sup>
            <m:r>
              <w:rPr>
                <w:rFonts w:ascii="Cambria Math" w:hAnsi="Cambria Math" w:cs="Times New Roman"/>
                <w:color w:val="auto"/>
                <w:sz w:val="24"/>
              </w:rPr>
              <m:t>2</m:t>
            </m:r>
          </m:sup>
        </m:sSubSup>
      </m:oMath>
      <w:r w:rsidRPr="00452C51">
        <w:rPr>
          <w:rFonts w:ascii="Times New Roman" w:hAnsi="Times New Roman" w:cs="Times New Roman"/>
          <w:color w:val="auto"/>
          <w:sz w:val="24"/>
        </w:rPr>
        <w:t xml:space="preserve"> with </w:t>
      </w:r>
      <m:oMath>
        <m:sSub>
          <m:sSubPr>
            <m:ctrlPr>
              <w:rPr>
                <w:rFonts w:ascii="Cambria Math" w:hAnsi="Cambria Math" w:cs="Times New Roman"/>
                <w:color w:val="auto"/>
                <w:sz w:val="24"/>
              </w:rPr>
            </m:ctrlPr>
          </m:sSubPr>
          <m:e>
            <m:r>
              <w:rPr>
                <w:rFonts w:ascii="Cambria Math" w:hAnsi="Cambria Math" w:cs="Times New Roman"/>
                <w:color w:val="auto"/>
                <w:sz w:val="24"/>
              </w:rPr>
              <m:t>K</m:t>
            </m:r>
          </m:e>
          <m:sub>
            <m:r>
              <w:rPr>
                <w:rFonts w:ascii="Cambria Math" w:hAnsi="Cambria Math" w:cs="Times New Roman"/>
                <w:color w:val="auto"/>
                <w:sz w:val="24"/>
              </w:rPr>
              <m:t>m</m:t>
            </m:r>
          </m:sub>
        </m:sSub>
        <m:r>
          <m:rPr>
            <m:sty m:val="p"/>
          </m:rPr>
          <w:rPr>
            <w:rFonts w:ascii="Cambria Math" w:hAnsi="Cambria Math" w:cs="Times New Roman"/>
            <w:color w:val="auto"/>
            <w:sz w:val="24"/>
          </w:rPr>
          <m:t>-</m:t>
        </m:r>
        <m:r>
          <w:rPr>
            <w:rFonts w:ascii="Cambria Math" w:hAnsi="Cambria Math" w:cs="Times New Roman"/>
            <w:color w:val="auto"/>
            <w:sz w:val="24"/>
          </w:rPr>
          <m:t>1</m:t>
        </m:r>
        <m:r>
          <m:rPr>
            <m:sty m:val="p"/>
          </m:rPr>
          <w:rPr>
            <w:rFonts w:ascii="Cambria Math" w:hAnsi="Cambria Math" w:cs="Times New Roman"/>
            <w:color w:val="auto"/>
            <w:sz w:val="24"/>
          </w:rPr>
          <m:t>=</m:t>
        </m:r>
        <m:r>
          <w:rPr>
            <w:rFonts w:ascii="Cambria Math" w:hAnsi="Cambria Math" w:cs="Times New Roman"/>
            <w:color w:val="auto"/>
            <w:sz w:val="24"/>
          </w:rPr>
          <m:t>4</m:t>
        </m:r>
      </m:oMath>
      <w:r w:rsidRPr="00452C51">
        <w:rPr>
          <w:rFonts w:ascii="Times New Roman" w:hAnsi="Times New Roman" w:cs="Times New Roman"/>
          <w:color w:val="auto"/>
          <w:sz w:val="24"/>
        </w:rPr>
        <w:t xml:space="preserve"> degrees of freedom, where </w:t>
      </w:r>
      <m:oMath>
        <m:sSub>
          <m:sSubPr>
            <m:ctrlPr>
              <w:rPr>
                <w:rFonts w:ascii="Cambria Math" w:hAnsi="Cambria Math" w:cs="Times New Roman"/>
                <w:color w:val="auto"/>
                <w:sz w:val="24"/>
              </w:rPr>
            </m:ctrlPr>
          </m:sSubPr>
          <m:e>
            <m:r>
              <w:rPr>
                <w:rFonts w:ascii="Cambria Math" w:hAnsi="Cambria Math" w:cs="Times New Roman"/>
                <w:color w:val="auto"/>
                <w:sz w:val="24"/>
              </w:rPr>
              <m:t>K</m:t>
            </m:r>
          </m:e>
          <m:sub>
            <m:r>
              <w:rPr>
                <w:rFonts w:ascii="Cambria Math" w:hAnsi="Cambria Math" w:cs="Times New Roman"/>
                <w:color w:val="auto"/>
                <w:sz w:val="24"/>
              </w:rPr>
              <m:t>m</m:t>
            </m:r>
          </m:sub>
        </m:sSub>
        <m:r>
          <m:rPr>
            <m:sty m:val="p"/>
          </m:rPr>
          <w:rPr>
            <w:rFonts w:ascii="Cambria Math" w:hAnsi="Cambria Math" w:cs="Times New Roman"/>
            <w:color w:val="auto"/>
            <w:sz w:val="24"/>
          </w:rPr>
          <m:t>=</m:t>
        </m:r>
        <m:r>
          <w:rPr>
            <w:rFonts w:ascii="Cambria Math" w:hAnsi="Cambria Math" w:cs="Times New Roman"/>
            <w:color w:val="auto"/>
            <w:sz w:val="24"/>
          </w:rPr>
          <m:t>5</m:t>
        </m:r>
      </m:oMath>
      <w:r w:rsidRPr="00452C51">
        <w:rPr>
          <w:rFonts w:ascii="Times New Roman" w:hAnsi="Times New Roman" w:cs="Times New Roman"/>
          <w:color w:val="auto"/>
          <w:sz w:val="24"/>
        </w:rPr>
        <w:t xml:space="preserve"> was the number of methods. Kendall’s coefficient of concordance was calculated as</w:t>
      </w:r>
    </w:p>
    <w:p w14:paraId="5D908D33" w14:textId="77777777" w:rsidR="00FC3CBA" w:rsidRPr="00452C51" w:rsidRDefault="00FC3CBA" w:rsidP="00FC3CBA">
      <w:pPr>
        <w:pStyle w:val="BodyText"/>
        <w:rPr>
          <w:rFonts w:cs="Times New Roman"/>
          <w:sz w:val="24"/>
          <w:szCs w:val="24"/>
        </w:rPr>
      </w:pPr>
      <m:oMathPara>
        <m:oMathParaPr>
          <m:jc m:val="center"/>
        </m:oMathParaPr>
        <m:oMath>
          <m:r>
            <w:rPr>
              <w:rFonts w:ascii="Cambria Math" w:hAnsi="Cambria Math" w:cs="Times New Roman"/>
              <w:sz w:val="24"/>
              <w:szCs w:val="24"/>
            </w:rPr>
            <m:t>W</m:t>
          </m:r>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χ</m:t>
                  </m:r>
                </m:e>
                <m:sub>
                  <m:r>
                    <w:rPr>
                      <w:rFonts w:ascii="Cambria Math" w:hAnsi="Cambria Math" w:cs="Times New Roman"/>
                      <w:sz w:val="24"/>
                      <w:szCs w:val="24"/>
                    </w:rPr>
                    <m:t>F</m:t>
                  </m:r>
                </m:sub>
                <m:sup>
                  <m:r>
                    <w:rPr>
                      <w:rFonts w:ascii="Cambria Math" w:hAnsi="Cambria Math" w:cs="Times New Roman"/>
                      <w:sz w:val="24"/>
                      <w:szCs w:val="24"/>
                    </w:rPr>
                    <m:t>2</m:t>
                  </m:r>
                </m:sup>
              </m:sSubSup>
            </m:num>
            <m:den>
              <m:r>
                <w:rPr>
                  <w:rFonts w:ascii="Cambria Math" w:hAnsi="Cambria Math" w:cs="Times New Roman"/>
                  <w:sz w:val="24"/>
                  <w:szCs w:val="24"/>
                </w:rPr>
                <m:t>n</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sub>
                  </m:sSub>
                  <m:r>
                    <m:rPr>
                      <m:sty m:val="p"/>
                    </m:rPr>
                    <w:rPr>
                      <w:rFonts w:ascii="Cambria Math" w:hAnsi="Cambria Math" w:cs="Times New Roman"/>
                      <w:sz w:val="24"/>
                      <w:szCs w:val="24"/>
                    </w:rPr>
                    <m:t>-</m:t>
                  </m:r>
                  <m:r>
                    <w:rPr>
                      <w:rFonts w:ascii="Cambria Math" w:hAnsi="Cambria Math" w:cs="Times New Roman"/>
                      <w:sz w:val="24"/>
                      <w:szCs w:val="24"/>
                    </w:rPr>
                    <m:t>1</m:t>
                  </m:r>
                </m:e>
              </m:d>
            </m:den>
          </m:f>
          <m:r>
            <m:rPr>
              <m:sty m:val="p"/>
            </m:rPr>
            <w:rPr>
              <w:rFonts w:ascii="Cambria Math" w:hAnsi="Cambria Math" w:cs="Times New Roman"/>
              <w:sz w:val="24"/>
              <w:szCs w:val="24"/>
            </w:rPr>
            <m:t>,</m:t>
          </m:r>
        </m:oMath>
      </m:oMathPara>
    </w:p>
    <w:p w14:paraId="0D85BEF0"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where </w:t>
      </w:r>
      <m:oMath>
        <m:r>
          <w:rPr>
            <w:rFonts w:ascii="Cambria Math" w:hAnsi="Cambria Math" w:cs="Times New Roman"/>
            <w:color w:val="auto"/>
            <w:sz w:val="24"/>
          </w:rPr>
          <m:t>n</m:t>
        </m:r>
      </m:oMath>
      <w:r w:rsidRPr="00452C51">
        <w:rPr>
          <w:rFonts w:ascii="Times New Roman" w:hAnsi="Times New Roman" w:cs="Times New Roman"/>
          <w:color w:val="auto"/>
          <w:sz w:val="24"/>
        </w:rPr>
        <w:t xml:space="preserve"> was the number of simulated datasets in the experiment. </w:t>
      </w:r>
      <m:oMath>
        <m:r>
          <w:rPr>
            <w:rFonts w:ascii="Cambria Math" w:hAnsi="Cambria Math" w:cs="Times New Roman"/>
            <w:color w:val="auto"/>
            <w:sz w:val="24"/>
          </w:rPr>
          <m:t>W</m:t>
        </m:r>
      </m:oMath>
      <w:r w:rsidRPr="00452C51">
        <w:rPr>
          <w:rFonts w:ascii="Times New Roman" w:hAnsi="Times New Roman" w:cs="Times New Roman"/>
          <w:color w:val="auto"/>
          <w:sz w:val="24"/>
        </w:rPr>
        <w:t xml:space="preserve"> summarized the strength of systematic method differences on a scale from zero to one.</w:t>
      </w:r>
    </w:p>
    <w:p w14:paraId="5EFAB5C2" w14:textId="77777777" w:rsidR="00FC3CBA" w:rsidRPr="00452C51" w:rsidRDefault="00FC3CBA" w:rsidP="00FC3CBA">
      <w:pPr>
        <w:pStyle w:val="Heading2"/>
        <w:rPr>
          <w:rFonts w:ascii="Times New Roman" w:hAnsi="Times New Roman" w:cs="Times New Roman"/>
          <w:color w:val="auto"/>
          <w:sz w:val="24"/>
          <w:szCs w:val="24"/>
        </w:rPr>
      </w:pPr>
      <w:bookmarkStart w:id="23" w:name="Xc259007bd2711c256d392893e0b68fa1a2a3001"/>
      <w:bookmarkEnd w:id="22"/>
      <w:r w:rsidRPr="00452C51">
        <w:rPr>
          <w:rFonts w:ascii="Times New Roman" w:hAnsi="Times New Roman" w:cs="Times New Roman"/>
          <w:color w:val="auto"/>
          <w:sz w:val="24"/>
          <w:szCs w:val="24"/>
        </w:rPr>
        <w:t>Paired Wilcoxon comparisons and relative-error summaries</w:t>
      </w:r>
    </w:p>
    <w:p w14:paraId="531BB2A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All ten method pairs were compared with paired Wilcoxon signed-rank tests. For methods </w:t>
      </w:r>
      <m:oMath>
        <m:r>
          <w:rPr>
            <w:rFonts w:ascii="Cambria Math" w:hAnsi="Cambria Math" w:cs="Times New Roman"/>
            <w:color w:val="auto"/>
            <w:sz w:val="24"/>
          </w:rPr>
          <m:t>a</m:t>
        </m:r>
      </m:oMath>
      <w:r w:rsidRPr="00452C51">
        <w:rPr>
          <w:rFonts w:ascii="Times New Roman" w:hAnsi="Times New Roman" w:cs="Times New Roman"/>
          <w:color w:val="auto"/>
          <w:sz w:val="24"/>
        </w:rPr>
        <w:t xml:space="preserve"> and </w:t>
      </w:r>
      <m:oMath>
        <m:r>
          <w:rPr>
            <w:rFonts w:ascii="Cambria Math" w:hAnsi="Cambria Math" w:cs="Times New Roman"/>
            <w:color w:val="auto"/>
            <w:sz w:val="24"/>
          </w:rPr>
          <m:t>b</m:t>
        </m:r>
      </m:oMath>
      <w:r w:rsidRPr="00452C51">
        <w:rPr>
          <w:rFonts w:ascii="Times New Roman" w:hAnsi="Times New Roman" w:cs="Times New Roman"/>
          <w:color w:val="auto"/>
          <w:sz w:val="24"/>
        </w:rPr>
        <w:t xml:space="preserve">, the null hypothesis was that the paired difference had zero location shift. The omnibus pairwise </w:t>
      </w:r>
      <m:oMath>
        <m:r>
          <w:rPr>
            <w:rFonts w:ascii="Cambria Math" w:hAnsi="Cambria Math" w:cs="Times New Roman"/>
            <w:color w:val="auto"/>
            <w:sz w:val="24"/>
          </w:rPr>
          <m:t>p</m:t>
        </m:r>
      </m:oMath>
      <w:r w:rsidRPr="00452C51">
        <w:rPr>
          <w:rFonts w:ascii="Times New Roman" w:hAnsi="Times New Roman" w:cs="Times New Roman"/>
          <w:color w:val="auto"/>
          <w:sz w:val="24"/>
        </w:rPr>
        <w:t xml:space="preserve">-values were adjusted by Holm’s method within each metric. Separate paired Wilcoxon calls produced confidence intervals for the location shift with </w:t>
      </w:r>
      <w:r w:rsidRPr="00452C51">
        <w:rPr>
          <w:rStyle w:val="VerbatimChar"/>
          <w:rFonts w:ascii="Times New Roman" w:eastAsiaTheme="minorHAnsi" w:hAnsi="Times New Roman" w:cs="Times New Roman"/>
          <w:color w:val="auto"/>
          <w:sz w:val="24"/>
          <w:szCs w:val="24"/>
        </w:rPr>
        <w:t>exact = FALSE</w:t>
      </w:r>
      <w:r w:rsidRPr="00452C51">
        <w:rPr>
          <w:rFonts w:ascii="Times New Roman" w:hAnsi="Times New Roman" w:cs="Times New Roman"/>
          <w:color w:val="auto"/>
          <w:sz w:val="24"/>
        </w:rPr>
        <w:t>; these intervals were not multiplicity-adjusted in the script.</w:t>
      </w:r>
    </w:p>
    <w:p w14:paraId="68A0E4EA" w14:textId="77777777" w:rsidR="00FC3CBA" w:rsidRPr="00452C51" w:rsidRDefault="00FC3CBA" w:rsidP="00FC3CBA">
      <w:pPr>
        <w:pStyle w:val="BodyText"/>
        <w:rPr>
          <w:rFonts w:cs="Times New Roman"/>
          <w:sz w:val="24"/>
          <w:szCs w:val="24"/>
        </w:rPr>
      </w:pPr>
      <w:r w:rsidRPr="00452C51">
        <w:rPr>
          <w:rFonts w:cs="Times New Roman"/>
          <w:sz w:val="24"/>
          <w:szCs w:val="24"/>
        </w:rPr>
        <w:t>The magnitude of each pairwise difference was also summarized as a percentage change,</w:t>
      </w:r>
    </w:p>
    <w:p w14:paraId="7F7ACCB4"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Δ</m:t>
              </m:r>
            </m:e>
            <m:sub>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a</m:t>
              </m:r>
            </m:sub>
          </m:sSub>
          <m:r>
            <m:rPr>
              <m:sty m:val="p"/>
            </m:rPr>
            <w:rPr>
              <w:rFonts w:ascii="Cambria Math" w:hAnsi="Cambria Math" w:cs="Times New Roman"/>
              <w:sz w:val="24"/>
              <w:szCs w:val="24"/>
            </w:rPr>
            <m:t>=</m:t>
          </m:r>
          <m:r>
            <w:rPr>
              <w:rFonts w:ascii="Cambria Math" w:hAnsi="Cambria Math" w:cs="Times New Roman"/>
              <w:sz w:val="24"/>
              <w:szCs w:val="24"/>
            </w:rPr>
            <m:t>100 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b</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num>
            <m:den>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den>
          </m:f>
          <m:r>
            <m:rPr>
              <m:sty m:val="p"/>
            </m:rPr>
            <w:rPr>
              <w:rFonts w:ascii="Cambria Math" w:hAnsi="Cambria Math" w:cs="Times New Roman"/>
              <w:sz w:val="24"/>
              <w:szCs w:val="24"/>
            </w:rPr>
            <m:t>,</m:t>
          </m:r>
        </m:oMath>
      </m:oMathPara>
    </w:p>
    <w:p w14:paraId="250C2495"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where </w:t>
      </w:r>
      <m:oMath>
        <m:sSub>
          <m:sSubPr>
            <m:ctrlPr>
              <w:rPr>
                <w:rFonts w:ascii="Cambria Math" w:hAnsi="Cambria Math" w:cs="Times New Roman"/>
                <w:color w:val="auto"/>
                <w:sz w:val="24"/>
              </w:rPr>
            </m:ctrlPr>
          </m:sSubPr>
          <m:e>
            <m:r>
              <w:rPr>
                <w:rFonts w:ascii="Cambria Math" w:hAnsi="Cambria Math" w:cs="Times New Roman"/>
                <w:color w:val="auto"/>
                <w:sz w:val="24"/>
              </w:rPr>
              <m:t>D</m:t>
            </m:r>
          </m:e>
          <m:sub>
            <m:r>
              <w:rPr>
                <w:rFonts w:ascii="Cambria Math" w:hAnsi="Cambria Math" w:cs="Times New Roman"/>
                <w:color w:val="auto"/>
                <w:sz w:val="24"/>
              </w:rPr>
              <m:t>m</m:t>
            </m:r>
          </m:sub>
        </m:sSub>
      </m:oMath>
      <w:r w:rsidRPr="00452C51">
        <w:rPr>
          <w:rFonts w:ascii="Times New Roman" w:hAnsi="Times New Roman" w:cs="Times New Roman"/>
          <w:color w:val="auto"/>
          <w:sz w:val="24"/>
        </w:rPr>
        <w:t xml:space="preserve"> denoted the selected distance for method </w:t>
      </w:r>
      <m:oMath>
        <m:r>
          <w:rPr>
            <w:rFonts w:ascii="Cambria Math" w:hAnsi="Cambria Math" w:cs="Times New Roman"/>
            <w:color w:val="auto"/>
            <w:sz w:val="24"/>
          </w:rPr>
          <m:t>m</m:t>
        </m:r>
      </m:oMath>
      <w:r w:rsidRPr="00452C51">
        <w:rPr>
          <w:rFonts w:ascii="Times New Roman" w:hAnsi="Times New Roman" w:cs="Times New Roman"/>
          <w:color w:val="auto"/>
          <w:sz w:val="24"/>
        </w:rPr>
        <w:t xml:space="preserve">. The script reported the median, interquartile range, and 25th and 75th percentiles of </w:t>
      </w:r>
      <m:oMath>
        <m:sSub>
          <m:sSubPr>
            <m:ctrlPr>
              <w:rPr>
                <w:rFonts w:ascii="Cambria Math" w:hAnsi="Cambria Math" w:cs="Times New Roman"/>
                <w:color w:val="auto"/>
                <w:sz w:val="24"/>
              </w:rPr>
            </m:ctrlPr>
          </m:sSubPr>
          <m:e>
            <m:r>
              <w:rPr>
                <w:rFonts w:ascii="Cambria Math" w:hAnsi="Cambria Math" w:cs="Times New Roman"/>
                <w:color w:val="auto"/>
                <w:sz w:val="24"/>
              </w:rPr>
              <m:t>Δ</m:t>
            </m:r>
          </m:e>
          <m:sub>
            <m:r>
              <w:rPr>
                <w:rFonts w:ascii="Cambria Math" w:hAnsi="Cambria Math" w:cs="Times New Roman"/>
                <w:color w:val="auto"/>
                <w:sz w:val="24"/>
              </w:rPr>
              <m:t>b</m:t>
            </m:r>
            <m:r>
              <m:rPr>
                <m:sty m:val="p"/>
              </m:rPr>
              <w:rPr>
                <w:rFonts w:ascii="Cambria Math" w:hAnsi="Cambria Math" w:cs="Times New Roman"/>
                <w:color w:val="auto"/>
                <w:sz w:val="24"/>
              </w:rPr>
              <m:t>:</m:t>
            </m:r>
            <m:r>
              <w:rPr>
                <w:rFonts w:ascii="Cambria Math" w:hAnsi="Cambria Math" w:cs="Times New Roman"/>
                <w:color w:val="auto"/>
                <w:sz w:val="24"/>
              </w:rPr>
              <m:t>a</m:t>
            </m:r>
          </m:sub>
        </m:sSub>
      </m:oMath>
      <w:r w:rsidRPr="00452C51">
        <w:rPr>
          <w:rFonts w:ascii="Times New Roman" w:hAnsi="Times New Roman" w:cs="Times New Roman"/>
          <w:color w:val="auto"/>
          <w:sz w:val="24"/>
        </w:rPr>
        <w:t xml:space="preserve"> across paired datasets.</w:t>
      </w:r>
    </w:p>
    <w:p w14:paraId="5DE42019" w14:textId="77777777" w:rsidR="00FC3CBA" w:rsidRPr="00452C51" w:rsidRDefault="00FC3CBA" w:rsidP="00FC3CBA">
      <w:pPr>
        <w:pStyle w:val="Heading2"/>
        <w:rPr>
          <w:rFonts w:ascii="Times New Roman" w:hAnsi="Times New Roman" w:cs="Times New Roman"/>
          <w:color w:val="auto"/>
          <w:sz w:val="24"/>
          <w:szCs w:val="24"/>
        </w:rPr>
      </w:pPr>
      <w:bookmarkStart w:id="24" w:name="random-intercept-linear-mixed-models"/>
      <w:bookmarkEnd w:id="23"/>
      <w:r w:rsidRPr="00452C51">
        <w:rPr>
          <w:rFonts w:ascii="Times New Roman" w:hAnsi="Times New Roman" w:cs="Times New Roman"/>
          <w:color w:val="auto"/>
          <w:sz w:val="24"/>
          <w:szCs w:val="24"/>
        </w:rPr>
        <w:t>Random-intercept linear mixed models</w:t>
      </w:r>
    </w:p>
    <w:p w14:paraId="13B05339"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For each raw distance metric, the script fitted</w:t>
      </w:r>
    </w:p>
    <w:p w14:paraId="6E757A03"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dm</m:t>
              </m:r>
            </m:sub>
          </m:sSub>
          <m:r>
            <m:rPr>
              <m:sty m:val="p"/>
            </m:rPr>
            <w:rPr>
              <w:rFonts w:ascii="Cambria Math" w:hAnsi="Cambria Math" w:cs="Times New Roman"/>
              <w:sz w:val="24"/>
              <w:szCs w:val="24"/>
            </w:rPr>
            <m:t>=</m:t>
          </m:r>
          <m:r>
            <w:rPr>
              <w:rFonts w:ascii="Cambria Math" w:hAnsi="Cambria Math" w:cs="Times New Roman"/>
              <w:sz w:val="24"/>
              <w:szCs w:val="24"/>
            </w:rPr>
            <m:t>μ</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d</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dm</m:t>
              </m:r>
            </m:sub>
          </m:sSub>
          <m:r>
            <m:rPr>
              <m:sty m:val="p"/>
            </m:rPr>
            <w:rPr>
              <w:rFonts w:ascii="Cambria Math" w:hAnsi="Cambria Math" w:cs="Times New Roman"/>
              <w:sz w:val="24"/>
              <w:szCs w:val="24"/>
            </w:rPr>
            <m:t>,</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d</m:t>
              </m:r>
            </m:sub>
          </m:sSub>
          <m:r>
            <m:rPr>
              <m:sty m:val="p"/>
            </m:rPr>
            <w:rPr>
              <w:rFonts w:ascii="Cambria Math" w:hAnsi="Cambria Math" w:cs="Times New Roman"/>
              <w:sz w:val="24"/>
              <w:szCs w:val="24"/>
            </w:rPr>
            <m:t>∼</m:t>
          </m:r>
          <m:r>
            <w:rPr>
              <w:rFonts w:ascii="Cambria Math" w:hAnsi="Cambria Math" w:cs="Times New Roman"/>
              <w:sz w:val="24"/>
              <w:szCs w:val="24"/>
            </w:rPr>
            <m:t>N</m:t>
          </m:r>
          <m:d>
            <m:dPr>
              <m:ctrlPr>
                <w:rPr>
                  <w:rFonts w:ascii="Cambria Math" w:hAnsi="Cambria Math" w:cs="Times New Roman"/>
                  <w:sz w:val="24"/>
                  <w:szCs w:val="24"/>
                </w:rPr>
              </m:ctrlPr>
            </m:dPr>
            <m:e>
              <m:r>
                <w:rPr>
                  <w:rFonts w:ascii="Cambria Math" w:hAnsi="Cambria Math" w:cs="Times New Roman"/>
                  <w:sz w:val="24"/>
                  <w:szCs w:val="24"/>
                </w:rPr>
                <m:t>0</m:t>
              </m:r>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b</m:t>
                  </m:r>
                </m:sub>
                <m:sup>
                  <m:r>
                    <w:rPr>
                      <w:rFonts w:ascii="Cambria Math" w:hAnsi="Cambria Math" w:cs="Times New Roman"/>
                      <w:sz w:val="24"/>
                      <w:szCs w:val="24"/>
                    </w:rPr>
                    <m:t>2</m:t>
                  </m:r>
                </m:sup>
              </m:sSubSup>
            </m:e>
          </m:d>
          <m:r>
            <m:rPr>
              <m:sty m:val="p"/>
            </m:rPr>
            <w:rPr>
              <w:rFonts w:ascii="Cambria Math" w:hAnsi="Cambria Math" w:cs="Times New Roman"/>
              <w:sz w:val="24"/>
              <w:szCs w:val="24"/>
            </w:rPr>
            <m:t>,</m:t>
          </m:r>
        </m:oMath>
      </m:oMathPara>
    </w:p>
    <w:p w14:paraId="2BD6A9CC"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where </w:t>
      </w:r>
      <m:oMath>
        <m:r>
          <w:rPr>
            <w:rFonts w:ascii="Cambria Math" w:hAnsi="Cambria Math" w:cs="Times New Roman"/>
            <w:color w:val="auto"/>
            <w:sz w:val="24"/>
          </w:rPr>
          <m:t>d</m:t>
        </m:r>
      </m:oMath>
      <w:r w:rsidRPr="00452C51">
        <w:rPr>
          <w:rFonts w:ascii="Times New Roman" w:hAnsi="Times New Roman" w:cs="Times New Roman"/>
          <w:color w:val="auto"/>
          <w:sz w:val="24"/>
        </w:rPr>
        <w:t xml:space="preserve"> indexed simulated datasets and </w:t>
      </w:r>
      <m:oMath>
        <m:r>
          <w:rPr>
            <w:rFonts w:ascii="Cambria Math" w:hAnsi="Cambria Math" w:cs="Times New Roman"/>
            <w:color w:val="auto"/>
            <w:sz w:val="24"/>
          </w:rPr>
          <m:t>m</m:t>
        </m:r>
      </m:oMath>
      <w:r w:rsidRPr="00452C51">
        <w:rPr>
          <w:rFonts w:ascii="Times New Roman" w:hAnsi="Times New Roman" w:cs="Times New Roman"/>
          <w:color w:val="auto"/>
          <w:sz w:val="24"/>
        </w:rPr>
        <w:t xml:space="preserve"> indexed methods. The null hypothesis was </w:t>
      </w:r>
      <m:oMath>
        <m:sSub>
          <m:sSubPr>
            <m:ctrlPr>
              <w:rPr>
                <w:rFonts w:ascii="Cambria Math" w:hAnsi="Cambria Math" w:cs="Times New Roman"/>
                <w:color w:val="auto"/>
                <w:sz w:val="24"/>
              </w:rPr>
            </m:ctrlPr>
          </m:sSubPr>
          <m:e>
            <m:r>
              <w:rPr>
                <w:rFonts w:ascii="Cambria Math" w:hAnsi="Cambria Math" w:cs="Times New Roman"/>
                <w:color w:val="auto"/>
                <w:sz w:val="24"/>
              </w:rPr>
              <m:t>H</m:t>
            </m:r>
          </m:e>
          <m:sub>
            <m:r>
              <w:rPr>
                <w:rFonts w:ascii="Cambria Math" w:hAnsi="Cambria Math" w:cs="Times New Roman"/>
                <w:color w:val="auto"/>
                <w:sz w:val="24"/>
              </w:rPr>
              <m:t>0</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τ</m:t>
            </m:r>
          </m:e>
          <m:sub>
            <m:r>
              <w:rPr>
                <w:rFonts w:ascii="Cambria Math" w:hAnsi="Cambria Math" w:cs="Times New Roman"/>
                <w:color w:val="auto"/>
                <w:sz w:val="24"/>
              </w:rPr>
              <m:t>1</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τ</m:t>
            </m:r>
          </m:e>
          <m:sub>
            <m:r>
              <w:rPr>
                <w:rFonts w:ascii="Cambria Math" w:hAnsi="Cambria Math" w:cs="Times New Roman"/>
                <w:color w:val="auto"/>
                <w:sz w:val="24"/>
              </w:rPr>
              <m:t>5</m:t>
            </m:r>
          </m:sub>
        </m:sSub>
        <m:r>
          <m:rPr>
            <m:sty m:val="p"/>
          </m:rPr>
          <w:rPr>
            <w:rFonts w:ascii="Cambria Math" w:hAnsi="Cambria Math" w:cs="Times New Roman"/>
            <w:color w:val="auto"/>
            <w:sz w:val="24"/>
          </w:rPr>
          <m:t>=</m:t>
        </m:r>
        <m:r>
          <w:rPr>
            <w:rFonts w:ascii="Cambria Math" w:hAnsi="Cambria Math" w:cs="Times New Roman"/>
            <w:color w:val="auto"/>
            <w:sz w:val="24"/>
          </w:rPr>
          <m:t>0</m:t>
        </m:r>
      </m:oMath>
      <w:r w:rsidRPr="00452C51">
        <w:rPr>
          <w:rFonts w:ascii="Times New Roman" w:hAnsi="Times New Roman" w:cs="Times New Roman"/>
          <w:color w:val="auto"/>
          <w:sz w:val="24"/>
        </w:rPr>
        <w:t xml:space="preserve">, meaning no adjusted method effect. </w:t>
      </w:r>
      <w:r w:rsidRPr="00452C51">
        <w:rPr>
          <w:rStyle w:val="VerbatimChar"/>
          <w:rFonts w:ascii="Times New Roman" w:eastAsiaTheme="minorHAnsi" w:hAnsi="Times New Roman" w:cs="Times New Roman"/>
          <w:color w:val="auto"/>
          <w:sz w:val="24"/>
          <w:szCs w:val="24"/>
        </w:rPr>
        <w:t>lmerTest</w:t>
      </w:r>
      <w:r w:rsidRPr="00452C51">
        <w:rPr>
          <w:rFonts w:ascii="Times New Roman" w:hAnsi="Times New Roman" w:cs="Times New Roman"/>
          <w:color w:val="auto"/>
          <w:sz w:val="24"/>
        </w:rPr>
        <w:t xml:space="preserve"> supplied an ANOVA test with Satterthwaite denominator degrees of freedom. Estimated marginal means, 95% confidence intervals, and Holm-adjusted pairwise comparisons summarized the direction and magnitude of method differences. Singular-fit warnings were recorded because a negligible dataset-level variance component would weaken the justification for the random intercept.</w:t>
      </w:r>
    </w:p>
    <w:p w14:paraId="653CAF61" w14:textId="77777777" w:rsidR="00FC3CBA" w:rsidRPr="00452C51" w:rsidRDefault="00FC3CBA" w:rsidP="00FC3CBA">
      <w:pPr>
        <w:pStyle w:val="Heading1"/>
        <w:rPr>
          <w:rFonts w:ascii="Times New Roman" w:hAnsi="Times New Roman" w:cs="Times New Roman"/>
          <w:color w:val="auto"/>
          <w:sz w:val="24"/>
          <w:szCs w:val="24"/>
        </w:rPr>
      </w:pPr>
      <w:bookmarkStart w:id="25" w:name="Xadd146799ce33f700e9b5b3064d7c062409b5ec"/>
      <w:bookmarkEnd w:id="21"/>
      <w:bookmarkEnd w:id="24"/>
      <w:r w:rsidRPr="00452C51">
        <w:rPr>
          <w:rFonts w:ascii="Times New Roman" w:hAnsi="Times New Roman" w:cs="Times New Roman"/>
          <w:color w:val="auto"/>
          <w:sz w:val="24"/>
          <w:szCs w:val="24"/>
        </w:rPr>
        <w:t>Across-experiment summaries and distance correlations</w:t>
      </w:r>
    </w:p>
    <w:p w14:paraId="642105E3"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experiment-log summarizer linked each </w:t>
      </w:r>
      <w:r w:rsidRPr="00452C51">
        <w:rPr>
          <w:rStyle w:val="VerbatimChar"/>
          <w:rFonts w:ascii="Times New Roman" w:eastAsiaTheme="minorHAnsi" w:hAnsi="Times New Roman" w:cs="Times New Roman"/>
          <w:color w:val="auto"/>
          <w:sz w:val="24"/>
          <w:szCs w:val="24"/>
        </w:rPr>
        <w:t>exe/faces_exe.lst</w:t>
      </w:r>
      <w:r w:rsidRPr="00452C51">
        <w:rPr>
          <w:rFonts w:ascii="Times New Roman" w:hAnsi="Times New Roman" w:cs="Times New Roman"/>
          <w:color w:val="auto"/>
          <w:sz w:val="24"/>
        </w:rPr>
        <w:t xml:space="preserve"> file to its experiment number and sample-size distribution. It extracted the estimated marginal mean for each method and metric, selected the method with the minimum marginal mean as the experiment-level winner, and tabulated winner frequencies by sample-size distribution for RMSE,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sub>
        </m:sSub>
      </m:oMath>
      <w:r w:rsidRPr="00452C51">
        <w:rPr>
          <w:rFonts w:ascii="Times New Roman" w:hAnsi="Times New Roman" w:cs="Times New Roman"/>
          <w:color w:val="auto"/>
          <w:sz w:val="24"/>
        </w:rPr>
        <w:t xml:space="preserve">, and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m:rPr>
                <m:sty m:val="p"/>
              </m:rPr>
              <w:rPr>
                <w:rFonts w:ascii="Cambria Math" w:hAnsi="Cambria Math" w:cs="Times New Roman"/>
                <w:color w:val="auto"/>
                <w:sz w:val="24"/>
              </w:rPr>
              <m:t>∞</m:t>
            </m:r>
          </m:sub>
        </m:sSub>
      </m:oMath>
      <w:r w:rsidRPr="00452C51">
        <w:rPr>
          <w:rFonts w:ascii="Times New Roman" w:hAnsi="Times New Roman" w:cs="Times New Roman"/>
          <w:color w:val="auto"/>
          <w:sz w:val="24"/>
        </w:rPr>
        <w:t>.</w:t>
      </w:r>
    </w:p>
    <w:p w14:paraId="61EBB3A6" w14:textId="77777777" w:rsidR="00FC3CBA" w:rsidRPr="00452C51" w:rsidRDefault="00FC3CBA" w:rsidP="00FC3CBA">
      <w:pPr>
        <w:pStyle w:val="Heading2"/>
        <w:rPr>
          <w:rFonts w:ascii="Times New Roman" w:hAnsi="Times New Roman" w:cs="Times New Roman"/>
          <w:color w:val="auto"/>
          <w:sz w:val="24"/>
          <w:szCs w:val="24"/>
        </w:rPr>
      </w:pPr>
      <w:bookmarkStart w:id="26" w:name="Xeef041bd59176d85d9f528de29e7f68d5186c6e"/>
      <w:r w:rsidRPr="00452C51">
        <w:rPr>
          <w:rFonts w:ascii="Times New Roman" w:hAnsi="Times New Roman" w:cs="Times New Roman"/>
          <w:color w:val="auto"/>
          <w:sz w:val="24"/>
          <w:szCs w:val="24"/>
        </w:rPr>
        <w:lastRenderedPageBreak/>
        <w:t>Correlations within method across experiments</w:t>
      </w:r>
    </w:p>
    <w:p w14:paraId="2A57CD8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For every method, Spearman rank correlations were calculated across factorial experiments for each metric pair: RMSE versus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sub>
        </m:sSub>
      </m:oMath>
      <w:r w:rsidRPr="00452C51">
        <w:rPr>
          <w:rFonts w:ascii="Times New Roman" w:hAnsi="Times New Roman" w:cs="Times New Roman"/>
          <w:color w:val="auto"/>
          <w:sz w:val="24"/>
        </w:rPr>
        <w:t xml:space="preserve">, RMSE versus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m:rPr>
                <m:sty m:val="p"/>
              </m:rPr>
              <w:rPr>
                <w:rFonts w:ascii="Cambria Math" w:hAnsi="Cambria Math" w:cs="Times New Roman"/>
                <w:color w:val="auto"/>
                <w:sz w:val="24"/>
              </w:rPr>
              <m:t>∞</m:t>
            </m:r>
          </m:sub>
        </m:sSub>
      </m:oMath>
      <w:r w:rsidRPr="00452C51">
        <w:rPr>
          <w:rFonts w:ascii="Times New Roman" w:hAnsi="Times New Roman" w:cs="Times New Roman"/>
          <w:color w:val="auto"/>
          <w:sz w:val="24"/>
        </w:rPr>
        <w:t xml:space="preserve">, and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sub>
        </m:sSub>
      </m:oMath>
      <w:r w:rsidRPr="00452C51">
        <w:rPr>
          <w:rFonts w:ascii="Times New Roman" w:hAnsi="Times New Roman" w:cs="Times New Roman"/>
          <w:color w:val="auto"/>
          <w:sz w:val="24"/>
        </w:rPr>
        <w:t xml:space="preserve"> versus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m:rPr>
                <m:sty m:val="p"/>
              </m:rPr>
              <w:rPr>
                <w:rFonts w:ascii="Cambria Math" w:hAnsi="Cambria Math" w:cs="Times New Roman"/>
                <w:color w:val="auto"/>
                <w:sz w:val="24"/>
              </w:rPr>
              <m:t>∞</m:t>
            </m:r>
          </m:sub>
        </m:sSub>
      </m:oMath>
      <w:r w:rsidRPr="00452C51">
        <w:rPr>
          <w:rFonts w:ascii="Times New Roman" w:hAnsi="Times New Roman" w:cs="Times New Roman"/>
          <w:color w:val="auto"/>
          <w:sz w:val="24"/>
        </w:rPr>
        <w:t xml:space="preserve">. For metric pair </w:t>
      </w:r>
      <m:oMath>
        <m:d>
          <m:dPr>
            <m:ctrlPr>
              <w:rPr>
                <w:rFonts w:ascii="Cambria Math" w:hAnsi="Cambria Math" w:cs="Times New Roman"/>
                <w:color w:val="auto"/>
                <w:sz w:val="24"/>
              </w:rPr>
            </m:ctrlPr>
          </m:dPr>
          <m:e>
            <m:r>
              <w:rPr>
                <w:rFonts w:ascii="Cambria Math" w:hAnsi="Cambria Math" w:cs="Times New Roman"/>
                <w:color w:val="auto"/>
                <w:sz w:val="24"/>
              </w:rPr>
              <m:t>r</m:t>
            </m:r>
            <m:r>
              <m:rPr>
                <m:sty m:val="p"/>
              </m:rPr>
              <w:rPr>
                <w:rFonts w:ascii="Cambria Math" w:hAnsi="Cambria Math" w:cs="Times New Roman"/>
                <w:color w:val="auto"/>
                <w:sz w:val="24"/>
              </w:rPr>
              <m:t>,</m:t>
            </m:r>
            <m:r>
              <w:rPr>
                <w:rFonts w:ascii="Cambria Math" w:hAnsi="Cambria Math" w:cs="Times New Roman"/>
                <w:color w:val="auto"/>
                <w:sz w:val="24"/>
              </w:rPr>
              <m:t>s</m:t>
            </m:r>
          </m:e>
        </m:d>
      </m:oMath>
      <w:r w:rsidRPr="00452C51">
        <w:rPr>
          <w:rFonts w:ascii="Times New Roman" w:hAnsi="Times New Roman" w:cs="Times New Roman"/>
          <w:color w:val="auto"/>
          <w:sz w:val="24"/>
        </w:rPr>
        <w:t xml:space="preserve"> and method </w:t>
      </w:r>
      <m:oMath>
        <m:r>
          <w:rPr>
            <w:rFonts w:ascii="Cambria Math" w:hAnsi="Cambria Math" w:cs="Times New Roman"/>
            <w:color w:val="auto"/>
            <w:sz w:val="24"/>
          </w:rPr>
          <m:t>m</m:t>
        </m:r>
      </m:oMath>
      <w:r w:rsidRPr="00452C51">
        <w:rPr>
          <w:rFonts w:ascii="Times New Roman" w:hAnsi="Times New Roman" w:cs="Times New Roman"/>
          <w:color w:val="auto"/>
          <w:sz w:val="24"/>
        </w:rPr>
        <w:t>, the test evaluated</w:t>
      </w:r>
    </w:p>
    <w:p w14:paraId="0573C4C7"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ρ</m:t>
              </m:r>
            </m:e>
            <m:sub>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m</m:t>
              </m:r>
            </m:sub>
            <m:sup>
              <m:d>
                <m:dPr>
                  <m:ctrlPr>
                    <w:rPr>
                      <w:rFonts w:ascii="Cambria Math" w:hAnsi="Cambria Math" w:cs="Times New Roman"/>
                      <w:sz w:val="24"/>
                      <w:szCs w:val="24"/>
                    </w:rPr>
                  </m:ctrlPr>
                </m:dPr>
                <m:e>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s</m:t>
                  </m:r>
                </m:e>
              </m:d>
            </m:sup>
          </m:sSubSup>
          <m:r>
            <m:rPr>
              <m:sty m:val="p"/>
            </m:rPr>
            <w:rPr>
              <w:rFonts w:ascii="Cambria Math" w:hAnsi="Cambria Math" w:cs="Times New Roman"/>
              <w:sz w:val="24"/>
              <w:szCs w:val="24"/>
            </w:rPr>
            <m:t>=</m:t>
          </m:r>
          <m:r>
            <w:rPr>
              <w:rFonts w:ascii="Cambria Math" w:hAnsi="Cambria Math" w:cs="Times New Roman"/>
              <w:sz w:val="24"/>
              <w:szCs w:val="24"/>
            </w:rPr>
            <m:t>0  </m:t>
          </m:r>
          <m:r>
            <m:rPr>
              <m:nor/>
            </m:rPr>
            <w:rPr>
              <w:rFonts w:cs="Times New Roman"/>
              <w:sz w:val="24"/>
              <w:szCs w:val="24"/>
            </w:rPr>
            <m:t>versus</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ρ</m:t>
              </m:r>
            </m:e>
            <m:sub>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m</m:t>
              </m:r>
            </m:sub>
            <m:sup>
              <m:d>
                <m:dPr>
                  <m:ctrlPr>
                    <w:rPr>
                      <w:rFonts w:ascii="Cambria Math" w:hAnsi="Cambria Math" w:cs="Times New Roman"/>
                      <w:sz w:val="24"/>
                      <w:szCs w:val="24"/>
                    </w:rPr>
                  </m:ctrlPr>
                </m:dPr>
                <m:e>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s</m:t>
                  </m:r>
                </m:e>
              </m:d>
            </m:sup>
          </m:sSubSup>
          <m:r>
            <m:rPr>
              <m:sty m:val="p"/>
            </m:rPr>
            <w:rPr>
              <w:rFonts w:ascii="Cambria Math" w:hAnsi="Cambria Math" w:cs="Times New Roman"/>
              <w:sz w:val="24"/>
              <w:szCs w:val="24"/>
            </w:rPr>
            <m:t>≠</m:t>
          </m:r>
          <m:r>
            <w:rPr>
              <w:rFonts w:ascii="Cambria Math" w:hAnsi="Cambria Math" w:cs="Times New Roman"/>
              <w:sz w:val="24"/>
              <w:szCs w:val="24"/>
            </w:rPr>
            <m:t>0</m:t>
          </m:r>
          <m:r>
            <m:rPr>
              <m:sty m:val="p"/>
            </m:rPr>
            <w:rPr>
              <w:rFonts w:ascii="Cambria Math" w:hAnsi="Cambria Math" w:cs="Times New Roman"/>
              <w:sz w:val="24"/>
              <w:szCs w:val="24"/>
            </w:rPr>
            <m:t>.</m:t>
          </m:r>
        </m:oMath>
      </m:oMathPara>
    </w:p>
    <w:p w14:paraId="4550C3E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output included the number of complete experiment pairs, Spearman’s </w:t>
      </w:r>
      <m:oMath>
        <m:sSub>
          <m:sSubPr>
            <m:ctrlPr>
              <w:rPr>
                <w:rFonts w:ascii="Cambria Math" w:hAnsi="Cambria Math" w:cs="Times New Roman"/>
                <w:color w:val="auto"/>
                <w:sz w:val="24"/>
              </w:rPr>
            </m:ctrlPr>
          </m:sSubPr>
          <m:e>
            <m:acc>
              <m:accPr>
                <m:ctrlPr>
                  <w:rPr>
                    <w:rFonts w:ascii="Cambria Math" w:hAnsi="Cambria Math" w:cs="Times New Roman"/>
                    <w:color w:val="auto"/>
                    <w:sz w:val="24"/>
                  </w:rPr>
                </m:ctrlPr>
              </m:accPr>
              <m:e>
                <m:r>
                  <w:rPr>
                    <w:rFonts w:ascii="Cambria Math" w:hAnsi="Cambria Math" w:cs="Times New Roman"/>
                    <w:color w:val="auto"/>
                    <w:sz w:val="24"/>
                  </w:rPr>
                  <m:t>ρ</m:t>
                </m:r>
              </m:e>
            </m:acc>
          </m:e>
          <m:sub>
            <m:r>
              <w:rPr>
                <w:rFonts w:ascii="Cambria Math" w:hAnsi="Cambria Math" w:cs="Times New Roman"/>
                <w:color w:val="auto"/>
                <w:sz w:val="24"/>
              </w:rPr>
              <m:t>S</m:t>
            </m:r>
          </m:sub>
        </m:sSub>
      </m:oMath>
      <w:r w:rsidRPr="00452C51">
        <w:rPr>
          <w:rFonts w:ascii="Times New Roman" w:hAnsi="Times New Roman" w:cs="Times New Roman"/>
          <w:color w:val="auto"/>
          <w:sz w:val="24"/>
        </w:rPr>
        <w:t xml:space="preserve">, the R </w:t>
      </w:r>
      <w:r w:rsidRPr="00452C51">
        <w:rPr>
          <w:rStyle w:val="VerbatimChar"/>
          <w:rFonts w:ascii="Times New Roman" w:eastAsiaTheme="minorHAnsi" w:hAnsi="Times New Roman" w:cs="Times New Roman"/>
          <w:color w:val="auto"/>
          <w:sz w:val="24"/>
          <w:szCs w:val="24"/>
        </w:rPr>
        <w:t>cor.test</w:t>
      </w:r>
      <w:r w:rsidRPr="00452C51">
        <w:rPr>
          <w:rFonts w:ascii="Times New Roman" w:hAnsi="Times New Roman" w:cs="Times New Roman"/>
          <w:color w:val="auto"/>
          <w:sz w:val="24"/>
        </w:rPr>
        <w:t xml:space="preserve"> </w:t>
      </w:r>
      <m:oMath>
        <m:r>
          <w:rPr>
            <w:rFonts w:ascii="Cambria Math" w:hAnsi="Cambria Math" w:cs="Times New Roman"/>
            <w:color w:val="auto"/>
            <w:sz w:val="24"/>
          </w:rPr>
          <m:t>S</m:t>
        </m:r>
      </m:oMath>
      <w:r w:rsidRPr="00452C51">
        <w:rPr>
          <w:rFonts w:ascii="Times New Roman" w:hAnsi="Times New Roman" w:cs="Times New Roman"/>
          <w:color w:val="auto"/>
          <w:sz w:val="24"/>
        </w:rPr>
        <w:t xml:space="preserve"> statistic, and the two-sided asymptotic </w:t>
      </w:r>
      <m:oMath>
        <m:r>
          <w:rPr>
            <w:rFonts w:ascii="Cambria Math" w:hAnsi="Cambria Math" w:cs="Times New Roman"/>
            <w:color w:val="auto"/>
            <w:sz w:val="24"/>
          </w:rPr>
          <m:t>p</m:t>
        </m:r>
      </m:oMath>
      <w:r w:rsidRPr="00452C51">
        <w:rPr>
          <w:rFonts w:ascii="Times New Roman" w:hAnsi="Times New Roman" w:cs="Times New Roman"/>
          <w:color w:val="auto"/>
          <w:sz w:val="24"/>
        </w:rPr>
        <w:t>-value (</w:t>
      </w:r>
      <w:r w:rsidRPr="00452C51">
        <w:rPr>
          <w:rStyle w:val="VerbatimChar"/>
          <w:rFonts w:ascii="Times New Roman" w:eastAsiaTheme="minorHAnsi" w:hAnsi="Times New Roman" w:cs="Times New Roman"/>
          <w:color w:val="auto"/>
          <w:sz w:val="24"/>
          <w:szCs w:val="24"/>
        </w:rPr>
        <w:t>exact = FALSE</w:t>
      </w:r>
      <w:r w:rsidRPr="00452C51">
        <w:rPr>
          <w:rFonts w:ascii="Times New Roman" w:hAnsi="Times New Roman" w:cs="Times New Roman"/>
          <w:color w:val="auto"/>
          <w:sz w:val="24"/>
        </w:rPr>
        <w:t xml:space="preserve">). Raw significance at </w:t>
      </w:r>
      <m:oMath>
        <m:r>
          <w:rPr>
            <w:rFonts w:ascii="Cambria Math" w:hAnsi="Cambria Math" w:cs="Times New Roman"/>
            <w:color w:val="auto"/>
            <w:sz w:val="24"/>
          </w:rPr>
          <m:t>α</m:t>
        </m:r>
        <m:r>
          <m:rPr>
            <m:sty m:val="p"/>
          </m:rPr>
          <w:rPr>
            <w:rFonts w:ascii="Cambria Math" w:hAnsi="Cambria Math" w:cs="Times New Roman"/>
            <w:color w:val="auto"/>
            <w:sz w:val="24"/>
          </w:rPr>
          <m:t>=</m:t>
        </m:r>
        <m:r>
          <w:rPr>
            <w:rFonts w:ascii="Cambria Math" w:hAnsi="Cambria Math" w:cs="Times New Roman"/>
            <w:color w:val="auto"/>
            <w:sz w:val="24"/>
          </w:rPr>
          <m:t>0.05</m:t>
        </m:r>
      </m:oMath>
      <w:r w:rsidRPr="00452C51">
        <w:rPr>
          <w:rFonts w:ascii="Times New Roman" w:hAnsi="Times New Roman" w:cs="Times New Roman"/>
          <w:color w:val="auto"/>
          <w:sz w:val="24"/>
        </w:rPr>
        <w:t xml:space="preserve"> and Holm-adjusted significance across the 15 within-method tests were reported.</w:t>
      </w:r>
    </w:p>
    <w:p w14:paraId="46779AC7" w14:textId="77777777" w:rsidR="00FC3CBA" w:rsidRPr="00452C51" w:rsidRDefault="00FC3CBA" w:rsidP="00FC3CBA">
      <w:pPr>
        <w:pStyle w:val="Heading2"/>
        <w:rPr>
          <w:rFonts w:ascii="Times New Roman" w:hAnsi="Times New Roman" w:cs="Times New Roman"/>
          <w:color w:val="auto"/>
          <w:sz w:val="24"/>
          <w:szCs w:val="24"/>
        </w:rPr>
      </w:pPr>
      <w:bookmarkStart w:id="27" w:name="Xf3c930ac3e3521690c799aed3ccb9f3f9b972f0"/>
      <w:bookmarkEnd w:id="26"/>
      <w:r w:rsidRPr="00452C51">
        <w:rPr>
          <w:rFonts w:ascii="Times New Roman" w:hAnsi="Times New Roman" w:cs="Times New Roman"/>
          <w:color w:val="auto"/>
          <w:sz w:val="24"/>
          <w:szCs w:val="24"/>
        </w:rPr>
        <w:t>Correlations of method-averaged metrics across experiments</w:t>
      </w:r>
    </w:p>
    <w:p w14:paraId="7579B0C9"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To evaluate agreement among distance measures without conditioning on method, the script first averaged each metric across the five methods within each experiment,</w:t>
      </w:r>
    </w:p>
    <w:p w14:paraId="58800FD2"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bar>
                <m:barPr>
                  <m:pos m:val="top"/>
                  <m:ctrlPr>
                    <w:rPr>
                      <w:rFonts w:ascii="Cambria Math" w:hAnsi="Cambria Math" w:cs="Times New Roman"/>
                      <w:sz w:val="24"/>
                      <w:szCs w:val="24"/>
                    </w:rPr>
                  </m:ctrlPr>
                </m:barPr>
                <m:e>
                  <m:r>
                    <w:rPr>
                      <w:rFonts w:ascii="Cambria Math" w:hAnsi="Cambria Math" w:cs="Times New Roman"/>
                      <w:sz w:val="24"/>
                      <w:szCs w:val="24"/>
                    </w:rPr>
                    <m:t>D</m:t>
                  </m:r>
                </m:e>
              </m:ba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r</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5</m:t>
              </m:r>
            </m:sup>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r</m:t>
                  </m:r>
                </m:sub>
              </m:sSub>
            </m:e>
          </m:nary>
          <m:r>
            <m:rPr>
              <m:sty m:val="p"/>
            </m:rPr>
            <w:rPr>
              <w:rFonts w:ascii="Cambria Math" w:hAnsi="Cambria Math" w:cs="Times New Roman"/>
              <w:sz w:val="24"/>
              <w:szCs w:val="24"/>
            </w:rPr>
            <m:t>.</m:t>
          </m:r>
        </m:oMath>
      </m:oMathPara>
    </w:p>
    <w:p w14:paraId="43EBCE6B"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Only experiments with finite values for all five methods contributed to the average. Spearman correlations were then calculated across experiments for the same three metric pairs. The null hypothesis was zero rank association between the two method-averaged metrics. These three rows were appended after the 15 method-specific rows in </w:t>
      </w:r>
      <w:r w:rsidRPr="00452C51">
        <w:rPr>
          <w:rStyle w:val="VerbatimChar"/>
          <w:rFonts w:ascii="Times New Roman" w:eastAsiaTheme="minorHAnsi" w:hAnsi="Times New Roman" w:cs="Times New Roman"/>
          <w:color w:val="auto"/>
          <w:sz w:val="24"/>
          <w:szCs w:val="24"/>
        </w:rPr>
        <w:t>distance_correlations.csv</w:t>
      </w:r>
      <w:r w:rsidRPr="00452C51">
        <w:rPr>
          <w:rFonts w:ascii="Times New Roman" w:hAnsi="Times New Roman" w:cs="Times New Roman"/>
          <w:color w:val="auto"/>
          <w:sz w:val="24"/>
        </w:rPr>
        <w:t>, with Holm adjustment applied across the three method-averaged tests.</w:t>
      </w:r>
    </w:p>
    <w:p w14:paraId="485AC4A0" w14:textId="77777777" w:rsidR="00FC3CBA" w:rsidRPr="00452C51" w:rsidRDefault="00FC3CBA" w:rsidP="00FC3CBA">
      <w:pPr>
        <w:pStyle w:val="Heading1"/>
        <w:rPr>
          <w:rFonts w:ascii="Times New Roman" w:hAnsi="Times New Roman" w:cs="Times New Roman"/>
          <w:color w:val="auto"/>
          <w:sz w:val="24"/>
          <w:szCs w:val="24"/>
        </w:rPr>
      </w:pPr>
      <w:bookmarkStart w:id="28" w:name="X691e043c398db07bfb42eadbb56d174659f9eb3"/>
      <w:bookmarkEnd w:id="25"/>
      <w:bookmarkEnd w:id="27"/>
      <w:r w:rsidRPr="00452C51">
        <w:rPr>
          <w:rFonts w:ascii="Times New Roman" w:hAnsi="Times New Roman" w:cs="Times New Roman"/>
          <w:color w:val="auto"/>
          <w:sz w:val="24"/>
          <w:szCs w:val="24"/>
        </w:rPr>
        <w:t>Multivariate and factorial statistical analyses</w:t>
      </w:r>
    </w:p>
    <w:p w14:paraId="5D35FB3A"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across-experiment analyses used long- and wide-format accuracy tables derived from the archived experiment outputs. Nonnegative distances were transformed where stated to reduce right skew and stabilize variance. The scripts used either </w:t>
      </w:r>
      <m:oMath>
        <m:r>
          <m:rPr>
            <m:sty m:val="p"/>
          </m:rPr>
          <w:rPr>
            <w:rFonts w:ascii="Cambria Math" w:hAnsi="Cambria Math" w:cs="Times New Roman"/>
            <w:color w:val="auto"/>
            <w:sz w:val="24"/>
          </w:rPr>
          <m:t>log</m:t>
        </m:r>
        <m:d>
          <m:dPr>
            <m:ctrlPr>
              <w:rPr>
                <w:rFonts w:ascii="Cambria Math" w:hAnsi="Cambria Math" w:cs="Times New Roman"/>
                <w:color w:val="auto"/>
                <w:sz w:val="24"/>
              </w:rPr>
            </m:ctrlPr>
          </m:dPr>
          <m:e>
            <m:r>
              <w:rPr>
                <w:rFonts w:ascii="Cambria Math" w:hAnsi="Cambria Math" w:cs="Times New Roman"/>
                <w:color w:val="auto"/>
                <w:sz w:val="24"/>
              </w:rPr>
              <m:t>1</m:t>
            </m:r>
            <m:r>
              <m:rPr>
                <m:sty m:val="p"/>
              </m:rPr>
              <w:rPr>
                <w:rFonts w:ascii="Cambria Math" w:hAnsi="Cambria Math" w:cs="Times New Roman"/>
                <w:color w:val="auto"/>
                <w:sz w:val="24"/>
              </w:rPr>
              <m:t>+</m:t>
            </m:r>
            <m:r>
              <w:rPr>
                <w:rFonts w:ascii="Cambria Math" w:hAnsi="Cambria Math" w:cs="Times New Roman"/>
                <w:color w:val="auto"/>
                <w:sz w:val="24"/>
              </w:rPr>
              <m:t>D</m:t>
            </m:r>
          </m:e>
        </m:d>
      </m:oMath>
      <w:r w:rsidRPr="00452C51">
        <w:rPr>
          <w:rFonts w:ascii="Times New Roman" w:hAnsi="Times New Roman" w:cs="Times New Roman"/>
          <w:color w:val="auto"/>
          <w:sz w:val="24"/>
        </w:rPr>
        <w:t xml:space="preserve"> or </w:t>
      </w:r>
      <m:oMath>
        <m:r>
          <m:rPr>
            <m:sty m:val="p"/>
          </m:rPr>
          <w:rPr>
            <w:rFonts w:ascii="Cambria Math" w:hAnsi="Cambria Math" w:cs="Times New Roman"/>
            <w:color w:val="auto"/>
            <w:sz w:val="24"/>
          </w:rPr>
          <m:t>log</m:t>
        </m:r>
        <m:d>
          <m:dPr>
            <m:ctrlPr>
              <w:rPr>
                <w:rFonts w:ascii="Cambria Math" w:hAnsi="Cambria Math" w:cs="Times New Roman"/>
                <w:color w:val="auto"/>
                <w:sz w:val="24"/>
              </w:rPr>
            </m:ctrlPr>
          </m:dPr>
          <m:e>
            <m:r>
              <w:rPr>
                <w:rFonts w:ascii="Cambria Math" w:hAnsi="Cambria Math" w:cs="Times New Roman"/>
                <w:color w:val="auto"/>
                <w:sz w:val="24"/>
              </w:rPr>
              <m:t>D</m:t>
            </m:r>
            <m:r>
              <m:rPr>
                <m:sty m:val="p"/>
              </m:rPr>
              <w:rPr>
                <w:rFonts w:ascii="Cambria Math" w:hAnsi="Cambria Math" w:cs="Times New Roman"/>
                <w:color w:val="auto"/>
                <w:sz w:val="24"/>
              </w:rPr>
              <m:t>+</m:t>
            </m:r>
            <m:sSup>
              <m:sSupPr>
                <m:ctrlPr>
                  <w:rPr>
                    <w:rFonts w:ascii="Cambria Math" w:hAnsi="Cambria Math" w:cs="Times New Roman"/>
                    <w:color w:val="auto"/>
                    <w:sz w:val="24"/>
                  </w:rPr>
                </m:ctrlPr>
              </m:sSupPr>
              <m:e>
                <m:r>
                  <w:rPr>
                    <w:rFonts w:ascii="Cambria Math" w:hAnsi="Cambria Math" w:cs="Times New Roman"/>
                    <w:color w:val="auto"/>
                    <w:sz w:val="24"/>
                  </w:rPr>
                  <m:t>10</m:t>
                </m:r>
              </m:e>
              <m:sup>
                <m:r>
                  <m:rPr>
                    <m:sty m:val="p"/>
                  </m:rPr>
                  <w:rPr>
                    <w:rFonts w:ascii="Cambria Math" w:hAnsi="Cambria Math" w:cs="Times New Roman"/>
                    <w:color w:val="auto"/>
                    <w:sz w:val="24"/>
                  </w:rPr>
                  <m:t>-</m:t>
                </m:r>
                <m:r>
                  <w:rPr>
                    <w:rFonts w:ascii="Cambria Math" w:hAnsi="Cambria Math" w:cs="Times New Roman"/>
                    <w:color w:val="auto"/>
                    <w:sz w:val="24"/>
                  </w:rPr>
                  <m:t>6</m:t>
                </m:r>
              </m:sup>
            </m:sSup>
          </m:e>
        </m:d>
      </m:oMath>
      <w:r w:rsidRPr="00452C51">
        <w:rPr>
          <w:rFonts w:ascii="Times New Roman" w:hAnsi="Times New Roman" w:cs="Times New Roman"/>
          <w:color w:val="auto"/>
          <w:sz w:val="24"/>
        </w:rPr>
        <w:t>; these transformations should not be described as interchangeable because they have different interpretations near zero.</w:t>
      </w:r>
    </w:p>
    <w:p w14:paraId="7AF3B662" w14:textId="77777777" w:rsidR="00FC3CBA" w:rsidRPr="00452C51" w:rsidRDefault="00FC3CBA" w:rsidP="00FC3CBA">
      <w:pPr>
        <w:pStyle w:val="Heading2"/>
        <w:rPr>
          <w:rFonts w:ascii="Times New Roman" w:hAnsi="Times New Roman" w:cs="Times New Roman"/>
          <w:color w:val="auto"/>
          <w:sz w:val="24"/>
          <w:szCs w:val="24"/>
        </w:rPr>
      </w:pPr>
      <w:bookmarkStart w:id="29" w:name="X2319e3c4be304d5d96546e3ab3652d1f56795cc"/>
      <w:r w:rsidRPr="00452C51">
        <w:rPr>
          <w:rFonts w:ascii="Times New Roman" w:hAnsi="Times New Roman" w:cs="Times New Roman"/>
          <w:color w:val="auto"/>
          <w:sz w:val="24"/>
          <w:szCs w:val="24"/>
        </w:rPr>
        <w:t>Code A: factorial MANOVA, component ANOVAs, and marginal means</w:t>
      </w:r>
    </w:p>
    <w:p w14:paraId="72A8D764"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Code A tested whether method and the simulation factors affected the joint distribution of transformed RMSE and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sub>
        </m:sSub>
      </m:oMath>
      <w:r w:rsidRPr="00452C51">
        <w:rPr>
          <w:rFonts w:ascii="Times New Roman" w:hAnsi="Times New Roman" w:cs="Times New Roman"/>
          <w:color w:val="auto"/>
          <w:sz w:val="24"/>
        </w:rPr>
        <w:t>. It analyzed a reproducible, partition-balanced sample of at most 500,000 complete rows. Define the design-factor set as</w:t>
      </w:r>
    </w:p>
    <w:p w14:paraId="525C1907" w14:textId="77777777" w:rsidR="00FC3CBA" w:rsidRPr="00452C51" w:rsidRDefault="00FC3CBA" w:rsidP="00FC3CBA">
      <w:pPr>
        <w:pStyle w:val="BodyText"/>
        <w:rPr>
          <w:rFonts w:cs="Times New Roman"/>
          <w:sz w:val="24"/>
          <w:szCs w:val="24"/>
        </w:rPr>
      </w:pPr>
      <m:oMathPara>
        <m:oMathParaPr>
          <m:jc m:val="center"/>
        </m:oMathParaPr>
        <m:oMath>
          <m:r>
            <m:rPr>
              <m:scr m:val="script"/>
              <m:sty m:val="p"/>
            </m:rPr>
            <w:rPr>
              <w:rFonts w:ascii="Cambria Math" w:hAnsi="Cambria Math" w:cs="Times New Roman"/>
              <w:sz w:val="24"/>
              <w:szCs w:val="24"/>
            </w:rPr>
            <m:t>F</m:t>
          </m:r>
          <m:r>
            <m:rPr>
              <m:sty m:val="p"/>
            </m:rPr>
            <w:rPr>
              <w:rFonts w:ascii="Cambria Math" w:hAnsi="Cambria Math" w:cs="Times New Roman"/>
              <w:sz w:val="24"/>
              <w:szCs w:val="24"/>
            </w:rPr>
            <m:t>={block,</m:t>
          </m:r>
          <m:r>
            <w:rPr>
              <w:rFonts w:ascii="Cambria Math" w:hAnsi="Cambria Math" w:cs="Times New Roman"/>
              <w:sz w:val="24"/>
              <w:szCs w:val="24"/>
            </w:rPr>
            <m:t>G</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m:rPr>
                  <m:sty m:val="p"/>
                </m:rPr>
                <w:rPr>
                  <w:rFonts w:ascii="Cambria Math" w:hAnsi="Cambria Math" w:cs="Times New Roman"/>
                  <w:sz w:val="24"/>
                  <w:szCs w:val="24"/>
                </w:rPr>
                <m:t>true</m:t>
              </m:r>
            </m:sub>
          </m:sSub>
          <m:r>
            <m:rPr>
              <m:sty m:val="p"/>
            </m:rPr>
            <w:rPr>
              <w:rFonts w:ascii="Cambria Math" w:hAnsi="Cambria Math" w:cs="Times New Roman"/>
              <w:sz w:val="24"/>
              <w:szCs w:val="24"/>
            </w:rPr>
            <m:t>,</m:t>
          </m:r>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θ</m:t>
              </m:r>
            </m:sub>
          </m:sSub>
          <m:r>
            <m:rPr>
              <m:sty m:val="p"/>
            </m:rPr>
            <w:rPr>
              <w:rFonts w:ascii="Cambria Math" w:hAnsi="Cambria Math" w:cs="Times New Roman"/>
              <w:sz w:val="24"/>
              <w:szCs w:val="24"/>
            </w:rPr>
            <m:t>,</m:t>
          </m:r>
          <m:r>
            <w:rPr>
              <w:rFonts w:ascii="Cambria Math" w:hAnsi="Cambria Math" w:cs="Times New Roman"/>
              <w:sz w:val="24"/>
              <w:szCs w:val="24"/>
            </w:rPr>
            <m:t>σ</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m:rPr>
              <m:sty m:val="p"/>
            </m:rPr>
            <w:rPr>
              <w:rFonts w:ascii="Cambria Math" w:hAnsi="Cambria Math" w:cs="Times New Roman"/>
              <w:sz w:val="24"/>
              <w:szCs w:val="24"/>
            </w:rPr>
            <m:t>}.</m:t>
          </m:r>
        </m:oMath>
      </m:oMathPara>
    </w:p>
    <w:p w14:paraId="32390B91"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The multivariate model was written compactly as</w:t>
      </w:r>
    </w:p>
    <w:p w14:paraId="517D9457" w14:textId="77777777" w:rsidR="00FC3CBA" w:rsidRPr="00452C51" w:rsidRDefault="00BD2729" w:rsidP="00FC3CBA">
      <w:pPr>
        <w:pStyle w:val="BodyText"/>
        <w:rPr>
          <w:rFonts w:cs="Times New Roman"/>
          <w:sz w:val="24"/>
          <w:szCs w:val="24"/>
        </w:rPr>
      </w:pPr>
      <m:oMathPara>
        <m:oMathParaPr>
          <m:jc m:val="center"/>
        </m:oMathParaPr>
        <m:oMath>
          <m:d>
            <m:dPr>
              <m:ctrlPr>
                <w:rPr>
                  <w:rFonts w:ascii="Cambria Math" w:hAnsi="Cambria Math" w:cs="Times New Roman"/>
                  <w:sz w:val="24"/>
                  <w:szCs w:val="24"/>
                </w:rPr>
              </m:ctrlPr>
            </m:dPr>
            <m:e>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+RMSE</m:t>
                  </m:r>
                </m:e>
              </m:d>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e>
              </m:d>
            </m:e>
          </m:d>
          <m:r>
            <m:rPr>
              <m:sty m:val="p"/>
            </m:rPr>
            <w:rPr>
              <w:rFonts w:ascii="Cambria Math" w:hAnsi="Cambria Math" w:cs="Times New Roman"/>
              <w:sz w:val="24"/>
              <w:szCs w:val="24"/>
            </w:rPr>
            <m:t>∼method+</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f</m:t>
              </m:r>
              <m:r>
                <m:rPr>
                  <m:scr m:val="script"/>
                  <m:sty m:val="p"/>
                </m:rPr>
                <w:rPr>
                  <w:rFonts w:ascii="Cambria Math" w:hAnsi="Cambria Math" w:cs="Times New Roman"/>
                  <w:sz w:val="24"/>
                  <w:szCs w:val="24"/>
                </w:rPr>
                <m:t>∈F</m:t>
              </m:r>
            </m:sub>
            <m:sup>
              <m:r>
                <w:rPr>
                  <w:rFonts w:ascii="Cambria Math" w:hAnsi="Cambria Math" w:cs="Times New Roman"/>
                  <w:sz w:val="24"/>
                  <w:szCs w:val="24"/>
                </w:rPr>
                <m:t>​</m:t>
              </m:r>
            </m:sup>
            <m:e>
              <m:r>
                <w:rPr>
                  <w:rFonts w:ascii="Cambria Math" w:hAnsi="Cambria Math" w:cs="Times New Roman"/>
                  <w:sz w:val="24"/>
                  <w:szCs w:val="24"/>
                </w:rPr>
                <m:t>f</m:t>
              </m:r>
            </m:e>
          </m:nary>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f</m:t>
              </m:r>
              <m:r>
                <m:rPr>
                  <m:scr m:val="script"/>
                  <m:sty m:val="p"/>
                </m:rPr>
                <w:rPr>
                  <w:rFonts w:ascii="Cambria Math" w:hAnsi="Cambria Math" w:cs="Times New Roman"/>
                  <w:sz w:val="24"/>
                  <w:szCs w:val="24"/>
                </w:rPr>
                <m:t>∈F</m:t>
              </m:r>
            </m:sub>
            <m:sup>
              <m:r>
                <w:rPr>
                  <w:rFonts w:ascii="Cambria Math" w:hAnsi="Cambria Math" w:cs="Times New Roman"/>
                  <w:sz w:val="24"/>
                  <w:szCs w:val="24"/>
                </w:rPr>
                <m:t>​</m:t>
              </m:r>
            </m:sup>
            <m:e>
              <m:r>
                <m:rPr>
                  <m:sty m:val="p"/>
                </m:rPr>
                <w:rPr>
                  <w:rFonts w:ascii="Cambria Math" w:hAnsi="Cambria Math" w:cs="Times New Roman"/>
                  <w:sz w:val="24"/>
                  <w:szCs w:val="24"/>
                </w:rPr>
                <m:t>method</m:t>
              </m:r>
            </m:e>
          </m:nary>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oMath>
      </m:oMathPara>
    </w:p>
    <w:p w14:paraId="59B09F33"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For each main effect or method interaction, the MANOVA null hypothesis was that the corresponding coefficient matrix was zero for both responses. Pillai’s trace was the primary multivariate evaluation statistic, accompanied by its approximate </w:t>
      </w:r>
      <m:oMath>
        <m:r>
          <w:rPr>
            <w:rFonts w:ascii="Cambria Math" w:hAnsi="Cambria Math" w:cs="Times New Roman"/>
            <w:color w:val="auto"/>
            <w:sz w:val="24"/>
          </w:rPr>
          <m:t>F</m:t>
        </m:r>
      </m:oMath>
      <w:r w:rsidRPr="00452C51">
        <w:rPr>
          <w:rFonts w:ascii="Times New Roman" w:hAnsi="Times New Roman" w:cs="Times New Roman"/>
          <w:color w:val="auto"/>
          <w:sz w:val="24"/>
        </w:rPr>
        <w:t xml:space="preserve"> statistic, numerator and denominator degrees of freedom, and </w:t>
      </w:r>
      <m:oMath>
        <m:r>
          <w:rPr>
            <w:rFonts w:ascii="Cambria Math" w:hAnsi="Cambria Math" w:cs="Times New Roman"/>
            <w:color w:val="auto"/>
            <w:sz w:val="24"/>
          </w:rPr>
          <m:t>p</m:t>
        </m:r>
      </m:oMath>
      <w:r w:rsidRPr="00452C51">
        <w:rPr>
          <w:rFonts w:ascii="Times New Roman" w:hAnsi="Times New Roman" w:cs="Times New Roman"/>
          <w:color w:val="auto"/>
          <w:sz w:val="24"/>
        </w:rPr>
        <w:t xml:space="preserve">-value. Response-specific ANOVA tables decomposed significant multivariate effects for transformed RMSE and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sub>
        </m:sSub>
      </m:oMath>
      <w:r w:rsidRPr="00452C51">
        <w:rPr>
          <w:rFonts w:ascii="Times New Roman" w:hAnsi="Times New Roman" w:cs="Times New Roman"/>
          <w:color w:val="auto"/>
          <w:sz w:val="24"/>
        </w:rPr>
        <w:t>.</w:t>
      </w:r>
    </w:p>
    <w:p w14:paraId="67D8604F" w14:textId="77777777" w:rsidR="00FC3CBA" w:rsidRPr="00452C51" w:rsidRDefault="00FC3CBA" w:rsidP="00FC3CBA">
      <w:pPr>
        <w:pStyle w:val="BodyText"/>
        <w:rPr>
          <w:rFonts w:cs="Times New Roman"/>
          <w:sz w:val="24"/>
          <w:szCs w:val="24"/>
        </w:rPr>
      </w:pPr>
      <w:r w:rsidRPr="00452C51">
        <w:rPr>
          <w:rFonts w:cs="Times New Roman"/>
          <w:sz w:val="24"/>
          <w:szCs w:val="24"/>
        </w:rPr>
        <w:lastRenderedPageBreak/>
        <w:t xml:space="preserve">Because </w:t>
      </w:r>
      <m:oMath>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t>
            </m:r>
          </m:sub>
        </m:sSub>
      </m:oMath>
      <w:r w:rsidRPr="00452C51">
        <w:rPr>
          <w:rFonts w:cs="Times New Roman"/>
          <w:sz w:val="24"/>
          <w:szCs w:val="24"/>
        </w:rPr>
        <w:t xml:space="preserve"> was modeled separately, Code A fitted the same factorial formula to </w:t>
      </w:r>
      <m:oMath>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t>
                </m:r>
              </m:sub>
            </m:sSub>
          </m:e>
        </m:d>
      </m:oMath>
      <w:r w:rsidRPr="00452C51">
        <w:rPr>
          <w:rFonts w:cs="Times New Roman"/>
          <w:sz w:val="24"/>
          <w:szCs w:val="24"/>
        </w:rPr>
        <w:t xml:space="preserve"> with ordinary least squares and reported the coefficient summary and ANOVA </w:t>
      </w:r>
      <m:oMath>
        <m:r>
          <w:rPr>
            <w:rFonts w:ascii="Cambria Math" w:hAnsi="Cambria Math" w:cs="Times New Roman"/>
            <w:sz w:val="24"/>
            <w:szCs w:val="24"/>
          </w:rPr>
          <m:t>F</m:t>
        </m:r>
      </m:oMath>
      <w:r w:rsidRPr="00452C51">
        <w:rPr>
          <w:rFonts w:cs="Times New Roman"/>
          <w:sz w:val="24"/>
          <w:szCs w:val="24"/>
        </w:rPr>
        <w:t xml:space="preserve"> tests. Separate linear models for all three metrics supplied estimated marginal means for method at a representative condition: categorical factors at their modal fitted levels and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oMath>
      <w:r w:rsidRPr="00452C51">
        <w:rPr>
          <w:rFonts w:cs="Times New Roman"/>
          <w:sz w:val="24"/>
          <w:szCs w:val="24"/>
        </w:rPr>
        <w:t xml:space="preserve"> at their sample means. Pairwise method contrasts used Holm adjustment. The main inferential role of Code A was to test global method effects, design-factor effects, and method-by-factor interactions while retaining metric-specific interpretation.</w:t>
      </w:r>
    </w:p>
    <w:p w14:paraId="72F3AF68" w14:textId="77777777" w:rsidR="00FC3CBA" w:rsidRPr="00452C51" w:rsidRDefault="00FC3CBA" w:rsidP="00FC3CBA">
      <w:pPr>
        <w:pStyle w:val="Heading2"/>
        <w:rPr>
          <w:rFonts w:ascii="Times New Roman" w:hAnsi="Times New Roman" w:cs="Times New Roman"/>
          <w:color w:val="auto"/>
          <w:sz w:val="24"/>
          <w:szCs w:val="24"/>
        </w:rPr>
      </w:pPr>
      <w:bookmarkStart w:id="30" w:name="Xe1f47f6df8f8691aa3e5ca1b0e1e3579872cd9e"/>
      <w:bookmarkEnd w:id="29"/>
      <w:r w:rsidRPr="00452C51">
        <w:rPr>
          <w:rFonts w:ascii="Times New Roman" w:hAnsi="Times New Roman" w:cs="Times New Roman"/>
          <w:color w:val="auto"/>
          <w:sz w:val="24"/>
          <w:szCs w:val="24"/>
        </w:rPr>
        <w:t>Code B: weighted mixed-effects model with simplex random effects</w:t>
      </w:r>
    </w:p>
    <w:p w14:paraId="099D1A87"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Code B accounted for repeated measurements associated with simplex location. Individual observations were first reduced to means of </w:t>
      </w:r>
      <m:oMath>
        <m:r>
          <m:rPr>
            <m:sty m:val="p"/>
          </m:rPr>
          <w:rPr>
            <w:rFonts w:ascii="Cambria Math" w:hAnsi="Cambria Math" w:cs="Times New Roman"/>
            <w:color w:val="auto"/>
            <w:sz w:val="24"/>
          </w:rPr>
          <m:t>log</m:t>
        </m:r>
        <m:d>
          <m:dPr>
            <m:ctrlPr>
              <w:rPr>
                <w:rFonts w:ascii="Cambria Math" w:hAnsi="Cambria Math" w:cs="Times New Roman"/>
                <w:color w:val="auto"/>
                <w:sz w:val="24"/>
              </w:rPr>
            </m:ctrlPr>
          </m:dPr>
          <m:e>
            <m:r>
              <w:rPr>
                <w:rFonts w:ascii="Cambria Math" w:hAnsi="Cambria Math" w:cs="Times New Roman"/>
                <w:color w:val="auto"/>
                <w:sz w:val="24"/>
              </w:rPr>
              <m:t>1</m:t>
            </m:r>
            <m:r>
              <m:rPr>
                <m:sty m:val="p"/>
              </m:rPr>
              <w:rPr>
                <w:rFonts w:ascii="Cambria Math" w:hAnsi="Cambria Math" w:cs="Times New Roman"/>
                <w:color w:val="auto"/>
                <w:sz w:val="24"/>
              </w:rPr>
              <m:t>+</m:t>
            </m:r>
            <m:r>
              <w:rPr>
                <w:rFonts w:ascii="Cambria Math" w:hAnsi="Cambria Math" w:cs="Times New Roman"/>
                <w:color w:val="auto"/>
                <w:sz w:val="24"/>
              </w:rPr>
              <m:t>D</m:t>
            </m:r>
          </m:e>
        </m:d>
      </m:oMath>
      <w:r w:rsidRPr="00452C51">
        <w:rPr>
          <w:rFonts w:ascii="Times New Roman" w:hAnsi="Times New Roman" w:cs="Times New Roman"/>
          <w:color w:val="auto"/>
          <w:sz w:val="24"/>
        </w:rPr>
        <w:t xml:space="preserve"> within simplex-by-experiment-by-method-by-metric cells, with the number of original observations retained as a prior weight. A reproducible sample of complete simplex groups was used if the reduced table exceeded 20,000 simplex identifiers.</w:t>
      </w:r>
    </w:p>
    <w:p w14:paraId="6B0F5653"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Using the design-factor set </w:t>
      </w:r>
      <m:oMath>
        <m:r>
          <m:rPr>
            <m:scr m:val="script"/>
            <m:sty m:val="p"/>
          </m:rPr>
          <w:rPr>
            <w:rFonts w:ascii="Cambria Math" w:hAnsi="Cambria Math" w:cs="Times New Roman"/>
            <w:sz w:val="24"/>
            <w:szCs w:val="24"/>
          </w:rPr>
          <m:t>F</m:t>
        </m:r>
      </m:oMath>
      <w:r w:rsidRPr="00452C51">
        <w:rPr>
          <w:rFonts w:cs="Times New Roman"/>
          <w:sz w:val="24"/>
          <w:szCs w:val="24"/>
        </w:rPr>
        <w:t xml:space="preserve"> defined above, the model was</w:t>
      </w:r>
    </w:p>
    <w:p w14:paraId="466FB194" w14:textId="77777777" w:rsidR="00FC3CBA" w:rsidRPr="00452C51" w:rsidRDefault="00FC3CBA" w:rsidP="00FC3CBA">
      <w:pPr>
        <w:pStyle w:val="BodyText"/>
        <w:rPr>
          <w:rFonts w:cs="Times New Roman"/>
          <w:sz w:val="24"/>
          <w:szCs w:val="24"/>
        </w:rPr>
      </w:pPr>
      <m:oMathPara>
        <m:oMathParaPr>
          <m:jc m:val="center"/>
        </m:oMathParaPr>
        <m:oMath>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D</m:t>
              </m:r>
            </m:e>
          </m:d>
          <m:r>
            <m:rPr>
              <m:sty m:val="p"/>
            </m:rPr>
            <w:rPr>
              <w:rFonts w:ascii="Cambria Math" w:hAnsi="Cambria Math" w:cs="Times New Roman"/>
              <w:sz w:val="24"/>
              <w:szCs w:val="24"/>
            </w:rPr>
            <m:t>∼method*metric+</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f</m:t>
              </m:r>
              <m:r>
                <m:rPr>
                  <m:scr m:val="script"/>
                  <m:sty m:val="p"/>
                </m:rPr>
                <w:rPr>
                  <w:rFonts w:ascii="Cambria Math" w:hAnsi="Cambria Math" w:cs="Times New Roman"/>
                  <w:sz w:val="24"/>
                  <w:szCs w:val="24"/>
                </w:rPr>
                <m:t>∈F</m:t>
              </m:r>
            </m:sub>
            <m:sup>
              <m:r>
                <w:rPr>
                  <w:rFonts w:ascii="Cambria Math" w:hAnsi="Cambria Math" w:cs="Times New Roman"/>
                  <w:sz w:val="24"/>
                  <w:szCs w:val="24"/>
                </w:rPr>
                <m:t>​</m:t>
              </m:r>
            </m:sup>
            <m:e>
              <m:r>
                <m:rPr>
                  <m:sty m:val="p"/>
                </m:rPr>
                <w:rPr>
                  <w:rFonts w:ascii="Cambria Math" w:hAnsi="Cambria Math" w:cs="Times New Roman"/>
                  <w:sz w:val="24"/>
                  <w:szCs w:val="24"/>
                </w:rPr>
                <m:t>method</m:t>
              </m:r>
            </m:e>
          </m:nary>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∣simplex_id</m:t>
              </m:r>
            </m:e>
          </m:d>
          <m:r>
            <m:rPr>
              <m:sty m:val="p"/>
            </m:rPr>
            <w:rPr>
              <w:rFonts w:ascii="Cambria Math" w:hAnsi="Cambria Math" w:cs="Times New Roman"/>
              <w:sz w:val="24"/>
              <w:szCs w:val="24"/>
            </w:rPr>
            <m:t>.</m:t>
          </m:r>
        </m:oMath>
      </m:oMathPara>
    </w:p>
    <w:p w14:paraId="45FC4552"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fixed-effect null hypothesis for each Type III term was that all coefficients associated with that adjusted term were zero. Sum-to-zero contrasts supported Type III interpretation, and Satterthwaite-adjusted </w:t>
      </w:r>
      <m:oMath>
        <m:r>
          <w:rPr>
            <w:rFonts w:ascii="Cambria Math" w:hAnsi="Cambria Math" w:cs="Times New Roman"/>
            <w:color w:val="auto"/>
            <w:sz w:val="24"/>
          </w:rPr>
          <m:t>F</m:t>
        </m:r>
      </m:oMath>
      <w:r w:rsidRPr="00452C51">
        <w:rPr>
          <w:rFonts w:ascii="Times New Roman" w:hAnsi="Times New Roman" w:cs="Times New Roman"/>
          <w:color w:val="auto"/>
          <w:sz w:val="24"/>
        </w:rPr>
        <w:t xml:space="preserve"> statistics, denominator degrees of freedom, and </w:t>
      </w:r>
      <m:oMath>
        <m:r>
          <w:rPr>
            <w:rFonts w:ascii="Cambria Math" w:hAnsi="Cambria Math" w:cs="Times New Roman"/>
            <w:color w:val="auto"/>
            <w:sz w:val="24"/>
          </w:rPr>
          <m:t>p</m:t>
        </m:r>
      </m:oMath>
      <w:r w:rsidRPr="00452C51">
        <w:rPr>
          <w:rFonts w:ascii="Times New Roman" w:hAnsi="Times New Roman" w:cs="Times New Roman"/>
          <w:color w:val="auto"/>
          <w:sz w:val="24"/>
        </w:rPr>
        <w:t xml:space="preserve">-values were reported. The random-intercept variance quantified residual heterogeneity among simplex locations after adjustment for </w:t>
      </w:r>
      <m:oMath>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1</m:t>
            </m:r>
          </m:sub>
        </m:sSub>
      </m:oMath>
      <w:r w:rsidRPr="00452C51">
        <w:rPr>
          <w:rFonts w:ascii="Times New Roman" w:hAnsi="Times New Roman" w:cs="Times New Roman"/>
          <w:color w:val="auto"/>
          <w:sz w:val="24"/>
        </w:rPr>
        <w:t xml:space="preserve"> and </w:t>
      </w:r>
      <m:oMath>
        <m:sSub>
          <m:sSubPr>
            <m:ctrlPr>
              <w:rPr>
                <w:rFonts w:ascii="Cambria Math" w:hAnsi="Cambria Math" w:cs="Times New Roman"/>
                <w:color w:val="auto"/>
                <w:sz w:val="24"/>
              </w:rPr>
            </m:ctrlPr>
          </m:sSubPr>
          <m:e>
            <m:r>
              <w:rPr>
                <w:rFonts w:ascii="Cambria Math" w:hAnsi="Cambria Math" w:cs="Times New Roman"/>
                <w:color w:val="auto"/>
                <w:sz w:val="24"/>
              </w:rPr>
              <m:t>p</m:t>
            </m:r>
          </m:e>
          <m:sub>
            <m:r>
              <w:rPr>
                <w:rFonts w:ascii="Cambria Math" w:hAnsi="Cambria Math" w:cs="Times New Roman"/>
                <w:color w:val="auto"/>
                <w:sz w:val="24"/>
              </w:rPr>
              <m:t>2</m:t>
            </m:r>
          </m:sub>
        </m:sSub>
      </m:oMath>
      <w:r w:rsidRPr="00452C51">
        <w:rPr>
          <w:rFonts w:ascii="Times New Roman" w:hAnsi="Times New Roman" w:cs="Times New Roman"/>
          <w:color w:val="auto"/>
          <w:sz w:val="24"/>
        </w:rPr>
        <w:t>. Estimated marginal means compared methods within each metric and after equal averaging over metrics at a documented representative design condition; pairwise tests used Holm adjustment. Convergence messages and the singular-fit diagnostic were retained as model-quality checks.</w:t>
      </w:r>
    </w:p>
    <w:p w14:paraId="79FC2A5C" w14:textId="77777777" w:rsidR="00FC3CBA" w:rsidRPr="00452C51" w:rsidRDefault="00FC3CBA" w:rsidP="00FC3CBA">
      <w:pPr>
        <w:pStyle w:val="Heading2"/>
        <w:rPr>
          <w:rFonts w:ascii="Times New Roman" w:hAnsi="Times New Roman" w:cs="Times New Roman"/>
          <w:color w:val="auto"/>
          <w:sz w:val="24"/>
          <w:szCs w:val="24"/>
        </w:rPr>
      </w:pPr>
      <w:bookmarkStart w:id="31" w:name="Xb1db8414ff7583ad92bedc80787c9795aaecb96"/>
      <w:bookmarkEnd w:id="30"/>
      <w:r w:rsidRPr="00452C51">
        <w:rPr>
          <w:rFonts w:ascii="Times New Roman" w:hAnsi="Times New Roman" w:cs="Times New Roman"/>
          <w:color w:val="auto"/>
          <w:sz w:val="24"/>
          <w:szCs w:val="24"/>
        </w:rPr>
        <w:t>Code C: pairwise one-sample Hotelling tests on log-error contrasts</w:t>
      </w:r>
    </w:p>
    <w:p w14:paraId="59F207E0"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Code C tested every pair of methods using the joint vector of metric-specific log-error differences. Within each experiment-design-simplex cell, the code formed</w:t>
      </w:r>
    </w:p>
    <w:p w14:paraId="35251157"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ty m:val="b"/>
                </m:rPr>
                <w:rPr>
                  <w:rFonts w:ascii="Cambria Math" w:hAnsi="Cambria Math" w:cs="Times New Roman"/>
                  <w:sz w:val="24"/>
                  <w:szCs w:val="24"/>
                </w:rPr>
                <m:t>y</m:t>
              </m:r>
            </m:e>
            <m:sub>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RMSE</m:t>
                            </m:r>
                          </m:e>
                          <m:sub>
                            <m:r>
                              <w:rPr>
                                <w:rFonts w:ascii="Cambria Math" w:hAnsi="Cambria Math" w:cs="Times New Roman"/>
                                <w:sz w:val="24"/>
                                <w:szCs w:val="24"/>
                              </w:rPr>
                              <m:t>a</m:t>
                            </m:r>
                          </m:sub>
                        </m:sSub>
                        <m:r>
                          <m:rPr>
                            <m:sty m:val="p"/>
                          </m:rPr>
                          <w:rPr>
                            <w:rFonts w:ascii="Cambria Math" w:hAnsi="Cambria Math" w:cs="Times New Roman"/>
                            <w:sz w:val="24"/>
                            <w:szCs w:val="24"/>
                          </w:rPr>
                          <m:t>+</m:t>
                        </m:r>
                        <m:r>
                          <w:rPr>
                            <w:rFonts w:ascii="Cambria Math" w:hAnsi="Cambria Math" w:cs="Times New Roman"/>
                            <w:sz w:val="24"/>
                            <w:szCs w:val="24"/>
                          </w:rPr>
                          <m:t>ϵ</m:t>
                        </m:r>
                      </m:e>
                    </m:d>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RMSE</m:t>
                            </m:r>
                          </m:e>
                          <m:sub>
                            <m:r>
                              <w:rPr>
                                <w:rFonts w:ascii="Cambria Math" w:hAnsi="Cambria Math" w:cs="Times New Roman"/>
                                <w:sz w:val="24"/>
                                <w:szCs w:val="24"/>
                              </w:rPr>
                              <m:t>b</m:t>
                            </m:r>
                          </m:sub>
                        </m:sSub>
                        <m:r>
                          <m:rPr>
                            <m:sty m:val="p"/>
                          </m:rPr>
                          <w:rPr>
                            <w:rFonts w:ascii="Cambria Math" w:hAnsi="Cambria Math" w:cs="Times New Roman"/>
                            <w:sz w:val="24"/>
                            <w:szCs w:val="24"/>
                          </w:rPr>
                          <m:t>+</m:t>
                        </m:r>
                        <m:r>
                          <w:rPr>
                            <w:rFonts w:ascii="Cambria Math" w:hAnsi="Cambria Math" w:cs="Times New Roman"/>
                            <w:sz w:val="24"/>
                            <w:szCs w:val="24"/>
                          </w:rPr>
                          <m:t>ϵ</m:t>
                        </m:r>
                      </m:e>
                    </m:d>
                  </m:e>
                </m:mr>
                <m:mr>
                  <m:e>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a</m:t>
                            </m:r>
                          </m:sub>
                        </m:sSub>
                        <m:r>
                          <m:rPr>
                            <m:sty m:val="p"/>
                          </m:rPr>
                          <w:rPr>
                            <w:rFonts w:ascii="Cambria Math" w:hAnsi="Cambria Math" w:cs="Times New Roman"/>
                            <w:sz w:val="24"/>
                            <w:szCs w:val="24"/>
                          </w:rPr>
                          <m:t>+</m:t>
                        </m:r>
                        <m:r>
                          <w:rPr>
                            <w:rFonts w:ascii="Cambria Math" w:hAnsi="Cambria Math" w:cs="Times New Roman"/>
                            <w:sz w:val="24"/>
                            <w:szCs w:val="24"/>
                          </w:rPr>
                          <m:t>ϵ</m:t>
                        </m:r>
                      </m:e>
                    </m:d>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b</m:t>
                            </m:r>
                          </m:sub>
                        </m:sSub>
                        <m:r>
                          <m:rPr>
                            <m:sty m:val="p"/>
                          </m:rPr>
                          <w:rPr>
                            <w:rFonts w:ascii="Cambria Math" w:hAnsi="Cambria Math" w:cs="Times New Roman"/>
                            <w:sz w:val="24"/>
                            <w:szCs w:val="24"/>
                          </w:rPr>
                          <m:t>+</m:t>
                        </m:r>
                        <m:r>
                          <w:rPr>
                            <w:rFonts w:ascii="Cambria Math" w:hAnsi="Cambria Math" w:cs="Times New Roman"/>
                            <w:sz w:val="24"/>
                            <w:szCs w:val="24"/>
                          </w:rPr>
                          <m:t>ϵ</m:t>
                        </m:r>
                      </m:e>
                    </m:d>
                  </m:e>
                </m:mr>
                <m:mr>
                  <m:e>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t>
                            </m:r>
                            <m:r>
                              <w:rPr>
                                <w:rFonts w:ascii="Cambria Math" w:hAnsi="Cambria Math" w:cs="Times New Roman"/>
                                <w:sz w:val="24"/>
                                <w:szCs w:val="24"/>
                              </w:rPr>
                              <m:t>a</m:t>
                            </m:r>
                          </m:sub>
                        </m:sSub>
                        <m:r>
                          <m:rPr>
                            <m:sty m:val="p"/>
                          </m:rPr>
                          <w:rPr>
                            <w:rFonts w:ascii="Cambria Math" w:hAnsi="Cambria Math" w:cs="Times New Roman"/>
                            <w:sz w:val="24"/>
                            <w:szCs w:val="24"/>
                          </w:rPr>
                          <m:t>+</m:t>
                        </m:r>
                        <m:r>
                          <w:rPr>
                            <w:rFonts w:ascii="Cambria Math" w:hAnsi="Cambria Math" w:cs="Times New Roman"/>
                            <w:sz w:val="24"/>
                            <w:szCs w:val="24"/>
                          </w:rPr>
                          <m:t>ϵ</m:t>
                        </m:r>
                      </m:e>
                    </m:d>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t>
                            </m:r>
                            <m:r>
                              <w:rPr>
                                <w:rFonts w:ascii="Cambria Math" w:hAnsi="Cambria Math" w:cs="Times New Roman"/>
                                <w:sz w:val="24"/>
                                <w:szCs w:val="24"/>
                              </w:rPr>
                              <m:t>b</m:t>
                            </m:r>
                          </m:sub>
                        </m:sSub>
                        <m:r>
                          <m:rPr>
                            <m:sty m:val="p"/>
                          </m:rPr>
                          <w:rPr>
                            <w:rFonts w:ascii="Cambria Math" w:hAnsi="Cambria Math" w:cs="Times New Roman"/>
                            <w:sz w:val="24"/>
                            <w:szCs w:val="24"/>
                          </w:rPr>
                          <m:t>+</m:t>
                        </m:r>
                        <m:r>
                          <w:rPr>
                            <w:rFonts w:ascii="Cambria Math" w:hAnsi="Cambria Math" w:cs="Times New Roman"/>
                            <w:sz w:val="24"/>
                            <w:szCs w:val="24"/>
                          </w:rPr>
                          <m:t>ϵ</m:t>
                        </m:r>
                      </m:e>
                    </m:d>
                  </m:e>
                </m:mr>
              </m:m>
            </m:e>
          </m:d>
          <m:r>
            <m:rPr>
              <m:sty m:val="p"/>
            </m:rPr>
            <w:rPr>
              <w:rFonts w:ascii="Cambria Math" w:hAnsi="Cambria Math" w:cs="Times New Roman"/>
              <w:sz w:val="24"/>
              <w:szCs w:val="24"/>
            </w:rPr>
            <m:t>,</m:t>
          </m:r>
          <m:r>
            <w:rPr>
              <w:rFonts w:ascii="Cambria Math" w:hAnsi="Cambria Math" w:cs="Times New Roman"/>
              <w:sz w:val="24"/>
              <w:szCs w:val="24"/>
            </w:rPr>
            <m:t>  ϵ</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10</m:t>
              </m:r>
            </m:e>
            <m:sup>
              <m:r>
                <m:rPr>
                  <m:sty m:val="p"/>
                </m:rPr>
                <w:rPr>
                  <w:rFonts w:ascii="Cambria Math" w:hAnsi="Cambria Math" w:cs="Times New Roman"/>
                  <w:sz w:val="24"/>
                  <w:szCs w:val="24"/>
                </w:rPr>
                <m:t>-</m:t>
              </m:r>
              <m:r>
                <w:rPr>
                  <w:rFonts w:ascii="Cambria Math" w:hAnsi="Cambria Math" w:cs="Times New Roman"/>
                  <w:sz w:val="24"/>
                  <w:szCs w:val="24"/>
                </w:rPr>
                <m:t>6</m:t>
              </m:r>
            </m:sup>
          </m:sSup>
          <m:r>
            <m:rPr>
              <m:sty m:val="p"/>
            </m:rPr>
            <w:rPr>
              <w:rFonts w:ascii="Cambria Math" w:hAnsi="Cambria Math" w:cs="Times New Roman"/>
              <w:sz w:val="24"/>
              <w:szCs w:val="24"/>
            </w:rPr>
            <m:t>.</m:t>
          </m:r>
        </m:oMath>
      </m:oMathPara>
    </w:p>
    <w:p w14:paraId="6A16FED6"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For each of the ten method pairs, the hypothesis was</w:t>
      </w:r>
    </w:p>
    <w:p w14:paraId="0F3B357B"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y</m:t>
                  </m:r>
                </m:e>
                <m:sub>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sub>
              </m:sSub>
            </m:e>
          </m:d>
          <m:r>
            <m:rPr>
              <m:sty m:val="p"/>
            </m:rPr>
            <w:rPr>
              <w:rFonts w:ascii="Cambria Math" w:hAnsi="Cambria Math" w:cs="Times New Roman"/>
              <w:sz w:val="24"/>
              <w:szCs w:val="24"/>
            </w:rPr>
            <m:t>=</m:t>
          </m:r>
          <m:r>
            <m:rPr>
              <m:sty m:val="b"/>
            </m:rPr>
            <w:rPr>
              <w:rFonts w:ascii="Cambria Math" w:hAnsi="Cambria Math" w:cs="Times New Roman"/>
              <w:sz w:val="24"/>
              <w:szCs w:val="24"/>
            </w:rPr>
            <m:t>0</m:t>
          </m:r>
          <m:r>
            <w:rPr>
              <w:rFonts w:ascii="Cambria Math" w:hAnsi="Cambria Math" w:cs="Times New Roman"/>
              <w:sz w:val="24"/>
              <w:szCs w:val="24"/>
            </w:rPr>
            <m:t>  </m:t>
          </m:r>
          <m:r>
            <m:rPr>
              <m:nor/>
            </m:rPr>
            <w:rPr>
              <w:rFonts w:cs="Times New Roman"/>
              <w:sz w:val="24"/>
              <w:szCs w:val="24"/>
            </w:rPr>
            <m:t>versus</m:t>
          </m:r>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r>
            <m:rPr>
              <m:sty m:val="p"/>
            </m:rPr>
            <w:rPr>
              <w:rFonts w:ascii="Cambria Math" w:hAnsi="Cambria Math" w:cs="Times New Roman"/>
              <w:sz w:val="24"/>
              <w:szCs w:val="24"/>
            </w:rPr>
            <m:t>:</m:t>
          </m:r>
          <m:r>
            <w:rPr>
              <w:rFonts w:ascii="Cambria Math" w:hAnsi="Cambria Math" w:cs="Times New Roman"/>
              <w:sz w:val="24"/>
              <w:szCs w:val="24"/>
            </w:rPr>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y</m:t>
                  </m:r>
                </m:e>
                <m:sub>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sub>
              </m:sSub>
            </m:e>
          </m:d>
          <m:r>
            <m:rPr>
              <m:sty m:val="p"/>
            </m:rPr>
            <w:rPr>
              <w:rFonts w:ascii="Cambria Math" w:hAnsi="Cambria Math" w:cs="Times New Roman"/>
              <w:sz w:val="24"/>
              <w:szCs w:val="24"/>
            </w:rPr>
            <m:t>≠</m:t>
          </m:r>
          <m:r>
            <m:rPr>
              <m:sty m:val="b"/>
            </m:rPr>
            <w:rPr>
              <w:rFonts w:ascii="Cambria Math" w:hAnsi="Cambria Math" w:cs="Times New Roman"/>
              <w:sz w:val="24"/>
              <w:szCs w:val="24"/>
            </w:rPr>
            <m:t>0</m:t>
          </m:r>
          <m:r>
            <m:rPr>
              <m:sty m:val="p"/>
            </m:rPr>
            <w:rPr>
              <w:rFonts w:ascii="Cambria Math" w:hAnsi="Cambria Math" w:cs="Times New Roman"/>
              <w:sz w:val="24"/>
              <w:szCs w:val="24"/>
            </w:rPr>
            <m:t>.</m:t>
          </m:r>
        </m:oMath>
      </m:oMathPara>
    </w:p>
    <w:p w14:paraId="6D7F6C13"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The test statistic was Hotelling’s</w:t>
      </w:r>
    </w:p>
    <w:p w14:paraId="4C61FE2D" w14:textId="77777777" w:rsidR="00FC3CBA" w:rsidRPr="00452C51" w:rsidRDefault="00BD2729" w:rsidP="00FC3CBA">
      <w:pPr>
        <w:pStyle w:val="BodyText"/>
        <w:rPr>
          <w:rFonts w:cs="Times New Roman"/>
          <w:sz w:val="24"/>
          <w:szCs w:val="24"/>
        </w:rPr>
      </w:pPr>
      <m:oMathPara>
        <m:oMathParaPr>
          <m:jc m:val="center"/>
        </m:oMathParaPr>
        <m:oMath>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n </m:t>
          </m:r>
          <m:sSup>
            <m:sSupPr>
              <m:ctrlPr>
                <w:rPr>
                  <w:rFonts w:ascii="Cambria Math" w:hAnsi="Cambria Math" w:cs="Times New Roman"/>
                  <w:sz w:val="24"/>
                  <w:szCs w:val="24"/>
                </w:rPr>
              </m:ctrlPr>
            </m:sSupPr>
            <m:e>
              <m:bar>
                <m:barPr>
                  <m:pos m:val="top"/>
                  <m:ctrlPr>
                    <w:rPr>
                      <w:rFonts w:ascii="Cambria Math" w:hAnsi="Cambria Math" w:cs="Times New Roman"/>
                      <w:sz w:val="24"/>
                      <w:szCs w:val="24"/>
                    </w:rPr>
                  </m:ctrlPr>
                </m:barPr>
                <m:e>
                  <m:r>
                    <m:rPr>
                      <m:sty m:val="b"/>
                    </m:rPr>
                    <w:rPr>
                      <w:rFonts w:ascii="Cambria Math" w:hAnsi="Cambria Math" w:cs="Times New Roman"/>
                      <w:sz w:val="24"/>
                      <w:szCs w:val="24"/>
                    </w:rPr>
                    <m:t>y</m:t>
                  </m:r>
                </m:e>
              </m:bar>
            </m:e>
            <m:sup>
              <m:r>
                <m:rPr>
                  <m:scr m:val="sans-serif"/>
                  <m:sty m:val="p"/>
                </m:rPr>
                <w:rPr>
                  <w:rFonts w:ascii="Cambria Math" w:hAnsi="Cambria Math" w:cs="Times New Roman"/>
                  <w:sz w:val="24"/>
                  <w:szCs w:val="24"/>
                </w:rPr>
                <m:t>T</m:t>
              </m:r>
            </m:sup>
          </m:sSup>
          <m:sSup>
            <m:sSupPr>
              <m:ctrlPr>
                <w:rPr>
                  <w:rFonts w:ascii="Cambria Math" w:hAnsi="Cambria Math" w:cs="Times New Roman"/>
                  <w:sz w:val="24"/>
                  <w:szCs w:val="24"/>
                </w:rPr>
              </m:ctrlPr>
            </m:sSupPr>
            <m:e>
              <m:r>
                <m:rPr>
                  <m:sty m:val="b"/>
                </m:rPr>
                <w:rPr>
                  <w:rFonts w:ascii="Cambria Math" w:hAnsi="Cambria Math" w:cs="Times New Roman"/>
                  <w:sz w:val="24"/>
                  <w:szCs w:val="24"/>
                </w:rPr>
                <m:t>S</m:t>
              </m:r>
            </m:e>
            <m:sup>
              <m:r>
                <m:rPr>
                  <m:sty m:val="p"/>
                </m:rPr>
                <w:rPr>
                  <w:rFonts w:ascii="Cambria Math" w:hAnsi="Cambria Math" w:cs="Times New Roman"/>
                  <w:sz w:val="24"/>
                  <w:szCs w:val="24"/>
                </w:rPr>
                <m:t>-</m:t>
              </m:r>
              <m:r>
                <w:rPr>
                  <w:rFonts w:ascii="Cambria Math" w:hAnsi="Cambria Math" w:cs="Times New Roman"/>
                  <w:sz w:val="24"/>
                  <w:szCs w:val="24"/>
                </w:rPr>
                <m:t>1</m:t>
              </m:r>
            </m:sup>
          </m:sSup>
          <m:bar>
            <m:barPr>
              <m:pos m:val="top"/>
              <m:ctrlPr>
                <w:rPr>
                  <w:rFonts w:ascii="Cambria Math" w:hAnsi="Cambria Math" w:cs="Times New Roman"/>
                  <w:sz w:val="24"/>
                  <w:szCs w:val="24"/>
                </w:rPr>
              </m:ctrlPr>
            </m:barPr>
            <m:e>
              <m:r>
                <m:rPr>
                  <m:sty m:val="b"/>
                </m:rPr>
                <w:rPr>
                  <w:rFonts w:ascii="Cambria Math" w:hAnsi="Cambria Math" w:cs="Times New Roman"/>
                  <w:sz w:val="24"/>
                  <w:szCs w:val="24"/>
                </w:rPr>
                <m:t>y</m:t>
              </m:r>
            </m:e>
          </m:bar>
          <m:r>
            <m:rPr>
              <m:sty m:val="p"/>
            </m:rPr>
            <w:rPr>
              <w:rFonts w:ascii="Cambria Math" w:hAnsi="Cambria Math" w:cs="Times New Roman"/>
              <w:sz w:val="24"/>
              <w:szCs w:val="24"/>
            </w:rPr>
            <m:t>,</m:t>
          </m:r>
        </m:oMath>
      </m:oMathPara>
    </w:p>
    <w:p w14:paraId="6660E621"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with </w:t>
      </w:r>
      <m:oMath>
        <m:r>
          <w:rPr>
            <w:rFonts w:ascii="Cambria Math" w:hAnsi="Cambria Math" w:cs="Times New Roman"/>
            <w:color w:val="auto"/>
            <w:sz w:val="24"/>
          </w:rPr>
          <m:t>p</m:t>
        </m:r>
        <m:r>
          <m:rPr>
            <m:sty m:val="p"/>
          </m:rPr>
          <w:rPr>
            <w:rFonts w:ascii="Cambria Math" w:hAnsi="Cambria Math" w:cs="Times New Roman"/>
            <w:color w:val="auto"/>
            <w:sz w:val="24"/>
          </w:rPr>
          <m:t>=</m:t>
        </m:r>
        <m:r>
          <w:rPr>
            <w:rFonts w:ascii="Cambria Math" w:hAnsi="Cambria Math" w:cs="Times New Roman"/>
            <w:color w:val="auto"/>
            <w:sz w:val="24"/>
          </w:rPr>
          <m:t>3</m:t>
        </m:r>
      </m:oMath>
      <w:r w:rsidRPr="00452C51">
        <w:rPr>
          <w:rFonts w:ascii="Times New Roman" w:hAnsi="Times New Roman" w:cs="Times New Roman"/>
          <w:color w:val="auto"/>
          <w:sz w:val="24"/>
        </w:rPr>
        <w:t xml:space="preserve"> responses and equivalent</w:t>
      </w:r>
    </w:p>
    <w:p w14:paraId="2E695B67" w14:textId="77777777" w:rsidR="00FC3CBA" w:rsidRPr="00452C51" w:rsidRDefault="00FC3CBA" w:rsidP="00FC3CBA">
      <w:pPr>
        <w:pStyle w:val="BodyText"/>
        <w:rPr>
          <w:rFonts w:cs="Times New Roman"/>
          <w:sz w:val="24"/>
          <w:szCs w:val="24"/>
        </w:rPr>
      </w:pPr>
      <m:oMathPara>
        <m:oMathParaPr>
          <m:jc m:val="center"/>
        </m:oMathParaPr>
        <m:oMath>
          <m:r>
            <w:rPr>
              <w:rFonts w:ascii="Cambria Math" w:hAnsi="Cambria Math" w:cs="Times New Roman"/>
              <w:sz w:val="24"/>
              <w:szCs w:val="24"/>
            </w:rPr>
            <m:t>F</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p</m:t>
              </m:r>
            </m:num>
            <m:den>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1</m:t>
                  </m:r>
                </m:e>
              </m:d>
            </m:den>
          </m:f>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p</m:t>
              </m:r>
            </m:sub>
          </m:sSub>
        </m:oMath>
      </m:oMathPara>
    </w:p>
    <w:p w14:paraId="1AE448F9"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under the null hypothesis. The script also reported the equivalent one-sample Pillai quantity </w:t>
      </w:r>
      <m:oMath>
        <m:r>
          <w:rPr>
            <w:rFonts w:ascii="Cambria Math" w:hAnsi="Cambria Math" w:cs="Times New Roman"/>
            <w:color w:val="auto"/>
            <w:sz w:val="24"/>
          </w:rPr>
          <m:t>V</m:t>
        </m:r>
        <m:r>
          <m:rPr>
            <m:sty m:val="p"/>
          </m:rPr>
          <w:rPr>
            <w:rFonts w:ascii="Cambria Math" w:hAnsi="Cambria Math" w:cs="Times New Roman"/>
            <w:color w:val="auto"/>
            <w:sz w:val="24"/>
          </w:rPr>
          <m:t>=</m:t>
        </m:r>
        <m:sSup>
          <m:sSupPr>
            <m:ctrlPr>
              <w:rPr>
                <w:rFonts w:ascii="Cambria Math" w:hAnsi="Cambria Math" w:cs="Times New Roman"/>
                <w:color w:val="auto"/>
                <w:sz w:val="24"/>
              </w:rPr>
            </m:ctrlPr>
          </m:sSupPr>
          <m:e>
            <m:r>
              <w:rPr>
                <w:rFonts w:ascii="Cambria Math" w:hAnsi="Cambria Math" w:cs="Times New Roman"/>
                <w:color w:val="auto"/>
                <w:sz w:val="24"/>
              </w:rPr>
              <m:t>T</m:t>
            </m:r>
          </m:e>
          <m:sup>
            <m:r>
              <w:rPr>
                <w:rFonts w:ascii="Cambria Math" w:hAnsi="Cambria Math" w:cs="Times New Roman"/>
                <w:color w:val="auto"/>
                <w:sz w:val="24"/>
              </w:rPr>
              <m:t>2</m:t>
            </m:r>
          </m:sup>
        </m:sSup>
        <m:r>
          <m:rPr>
            <m:sty m:val="p"/>
          </m:rPr>
          <w:rPr>
            <w:rFonts w:ascii="Cambria Math" w:hAnsi="Cambria Math" w:cs="Times New Roman"/>
            <w:color w:val="auto"/>
            <w:sz w:val="24"/>
          </w:rPr>
          <m:t>/</m:t>
        </m:r>
        <m:d>
          <m:dPr>
            <m:ctrlPr>
              <w:rPr>
                <w:rFonts w:ascii="Cambria Math" w:hAnsi="Cambria Math" w:cs="Times New Roman"/>
                <w:color w:val="auto"/>
                <w:sz w:val="24"/>
              </w:rPr>
            </m:ctrlPr>
          </m:dPr>
          <m:e>
            <m:sSup>
              <m:sSupPr>
                <m:ctrlPr>
                  <w:rPr>
                    <w:rFonts w:ascii="Cambria Math" w:hAnsi="Cambria Math" w:cs="Times New Roman"/>
                    <w:color w:val="auto"/>
                    <w:sz w:val="24"/>
                  </w:rPr>
                </m:ctrlPr>
              </m:sSupPr>
              <m:e>
                <m:r>
                  <w:rPr>
                    <w:rFonts w:ascii="Cambria Math" w:hAnsi="Cambria Math" w:cs="Times New Roman"/>
                    <w:color w:val="auto"/>
                    <w:sz w:val="24"/>
                  </w:rPr>
                  <m:t>T</m:t>
                </m:r>
              </m:e>
              <m:sup>
                <m:r>
                  <w:rPr>
                    <w:rFonts w:ascii="Cambria Math" w:hAnsi="Cambria Math" w:cs="Times New Roman"/>
                    <w:color w:val="auto"/>
                    <w:sz w:val="24"/>
                  </w:rPr>
                  <m:t>2</m:t>
                </m:r>
              </m:sup>
            </m:sSup>
            <m:r>
              <m:rPr>
                <m:sty m:val="p"/>
              </m:rPr>
              <w:rPr>
                <w:rFonts w:ascii="Cambria Math" w:hAnsi="Cambria Math" w:cs="Times New Roman"/>
                <w:color w:val="auto"/>
                <w:sz w:val="24"/>
              </w:rPr>
              <m:t>+</m:t>
            </m:r>
            <m:r>
              <w:rPr>
                <w:rFonts w:ascii="Cambria Math" w:hAnsi="Cambria Math" w:cs="Times New Roman"/>
                <w:color w:val="auto"/>
                <w:sz w:val="24"/>
              </w:rPr>
              <m:t>n</m:t>
            </m:r>
            <m:r>
              <m:rPr>
                <m:sty m:val="p"/>
              </m:rPr>
              <w:rPr>
                <w:rFonts w:ascii="Cambria Math" w:hAnsi="Cambria Math" w:cs="Times New Roman"/>
                <w:color w:val="auto"/>
                <w:sz w:val="24"/>
              </w:rPr>
              <m:t>-</m:t>
            </m:r>
            <m:r>
              <w:rPr>
                <w:rFonts w:ascii="Cambria Math" w:hAnsi="Cambria Math" w:cs="Times New Roman"/>
                <w:color w:val="auto"/>
                <w:sz w:val="24"/>
              </w:rPr>
              <m:t>1</m:t>
            </m:r>
          </m:e>
        </m:d>
      </m:oMath>
      <w:r w:rsidRPr="00452C51">
        <w:rPr>
          <w:rFonts w:ascii="Times New Roman" w:hAnsi="Times New Roman" w:cs="Times New Roman"/>
          <w:color w:val="auto"/>
          <w:sz w:val="24"/>
        </w:rPr>
        <w:t xml:space="preserve"> and the </w:t>
      </w:r>
      <m:oMath>
        <m:r>
          <w:rPr>
            <w:rFonts w:ascii="Cambria Math" w:hAnsi="Cambria Math" w:cs="Times New Roman"/>
            <w:color w:val="auto"/>
            <w:sz w:val="24"/>
          </w:rPr>
          <m:t>p</m:t>
        </m:r>
      </m:oMath>
      <w:r w:rsidRPr="00452C51">
        <w:rPr>
          <w:rFonts w:ascii="Times New Roman" w:hAnsi="Times New Roman" w:cs="Times New Roman"/>
          <w:color w:val="auto"/>
          <w:sz w:val="24"/>
        </w:rPr>
        <w:t xml:space="preserve">-value. Mean log differences were exponentiated to error ratios, </w:t>
      </w:r>
      <m:oMath>
        <m:r>
          <m:rPr>
            <m:sty m:val="p"/>
          </m:rPr>
          <w:rPr>
            <w:rFonts w:ascii="Cambria Math" w:hAnsi="Cambria Math" w:cs="Times New Roman"/>
            <w:color w:val="auto"/>
            <w:sz w:val="24"/>
          </w:rPr>
          <m:t>exp</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bar>
                  <m:barPr>
                    <m:pos m:val="top"/>
                    <m:ctrlPr>
                      <w:rPr>
                        <w:rFonts w:ascii="Cambria Math" w:hAnsi="Cambria Math" w:cs="Times New Roman"/>
                        <w:color w:val="auto"/>
                        <w:sz w:val="24"/>
                      </w:rPr>
                    </m:ctrlPr>
                  </m:barPr>
                  <m:e>
                    <m:r>
                      <w:rPr>
                        <w:rFonts w:ascii="Cambria Math" w:hAnsi="Cambria Math" w:cs="Times New Roman"/>
                        <w:color w:val="auto"/>
                        <w:sz w:val="24"/>
                      </w:rPr>
                      <m:t>y</m:t>
                    </m:r>
                  </m:e>
                </m:bar>
              </m:e>
              <m:sub>
                <m:r>
                  <w:rPr>
                    <w:rFonts w:ascii="Cambria Math" w:hAnsi="Cambria Math" w:cs="Times New Roman"/>
                    <w:color w:val="auto"/>
                    <w:sz w:val="24"/>
                  </w:rPr>
                  <m:t>r</m:t>
                </m:r>
              </m:sub>
            </m:sSub>
          </m:e>
        </m:d>
      </m:oMath>
      <w:r w:rsidRPr="00452C51">
        <w:rPr>
          <w:rFonts w:ascii="Times New Roman" w:hAnsi="Times New Roman" w:cs="Times New Roman"/>
          <w:color w:val="auto"/>
          <w:sz w:val="24"/>
        </w:rPr>
        <w:t xml:space="preserve">, and percent changes, </w:t>
      </w:r>
      <m:oMath>
        <m:r>
          <w:rPr>
            <w:rFonts w:ascii="Cambria Math" w:hAnsi="Cambria Math" w:cs="Times New Roman"/>
            <w:color w:val="auto"/>
            <w:sz w:val="24"/>
          </w:rPr>
          <m:t>100</m:t>
        </m:r>
        <m:d>
          <m:dPr>
            <m:begChr m:val="["/>
            <m:endChr m:val="]"/>
            <m:ctrlPr>
              <w:rPr>
                <w:rFonts w:ascii="Cambria Math" w:hAnsi="Cambria Math" w:cs="Times New Roman"/>
                <w:color w:val="auto"/>
                <w:sz w:val="24"/>
              </w:rPr>
            </m:ctrlPr>
          </m:dPr>
          <m:e>
            <m:r>
              <m:rPr>
                <m:sty m:val="p"/>
              </m:rPr>
              <w:rPr>
                <w:rFonts w:ascii="Cambria Math" w:hAnsi="Cambria Math" w:cs="Times New Roman"/>
                <w:color w:val="auto"/>
                <w:sz w:val="24"/>
              </w:rPr>
              <m:t>exp</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bar>
                      <m:barPr>
                        <m:pos m:val="top"/>
                        <m:ctrlPr>
                          <w:rPr>
                            <w:rFonts w:ascii="Cambria Math" w:hAnsi="Cambria Math" w:cs="Times New Roman"/>
                            <w:color w:val="auto"/>
                            <w:sz w:val="24"/>
                          </w:rPr>
                        </m:ctrlPr>
                      </m:barPr>
                      <m:e>
                        <m:r>
                          <w:rPr>
                            <w:rFonts w:ascii="Cambria Math" w:hAnsi="Cambria Math" w:cs="Times New Roman"/>
                            <w:color w:val="auto"/>
                            <w:sz w:val="24"/>
                          </w:rPr>
                          <m:t>y</m:t>
                        </m:r>
                      </m:e>
                    </m:bar>
                  </m:e>
                  <m:sub>
                    <m:r>
                      <w:rPr>
                        <w:rFonts w:ascii="Cambria Math" w:hAnsi="Cambria Math" w:cs="Times New Roman"/>
                        <w:color w:val="auto"/>
                        <w:sz w:val="24"/>
                      </w:rPr>
                      <m:t>r</m:t>
                    </m:r>
                  </m:sub>
                </m:sSub>
              </m:e>
            </m:d>
            <m:r>
              <m:rPr>
                <m:sty m:val="p"/>
              </m:rPr>
              <w:rPr>
                <w:rFonts w:ascii="Cambria Math" w:hAnsi="Cambria Math" w:cs="Times New Roman"/>
                <w:color w:val="auto"/>
                <w:sz w:val="24"/>
              </w:rPr>
              <m:t>-</m:t>
            </m:r>
            <m:r>
              <w:rPr>
                <w:rFonts w:ascii="Cambria Math" w:hAnsi="Cambria Math" w:cs="Times New Roman"/>
                <w:color w:val="auto"/>
                <w:sz w:val="24"/>
              </w:rPr>
              <m:t>1</m:t>
            </m:r>
          </m:e>
        </m:d>
      </m:oMath>
      <w:r w:rsidRPr="00452C51">
        <w:rPr>
          <w:rFonts w:ascii="Times New Roman" w:hAnsi="Times New Roman" w:cs="Times New Roman"/>
          <w:color w:val="auto"/>
          <w:sz w:val="24"/>
        </w:rPr>
        <w:t xml:space="preserve">. Negative log differences indicated lower error for the target </w:t>
      </w:r>
      <w:r w:rsidRPr="00452C51">
        <w:rPr>
          <w:rFonts w:ascii="Times New Roman" w:hAnsi="Times New Roman" w:cs="Times New Roman"/>
          <w:color w:val="auto"/>
          <w:sz w:val="24"/>
        </w:rPr>
        <w:lastRenderedPageBreak/>
        <w:t xml:space="preserve">method. Code C did not adjust the ten global pairwise </w:t>
      </w:r>
      <m:oMath>
        <m:r>
          <w:rPr>
            <w:rFonts w:ascii="Cambria Math" w:hAnsi="Cambria Math" w:cs="Times New Roman"/>
            <w:color w:val="auto"/>
            <w:sz w:val="24"/>
          </w:rPr>
          <m:t>p</m:t>
        </m:r>
      </m:oMath>
      <w:r w:rsidRPr="00452C51">
        <w:rPr>
          <w:rFonts w:ascii="Times New Roman" w:hAnsi="Times New Roman" w:cs="Times New Roman"/>
          <w:color w:val="auto"/>
          <w:sz w:val="24"/>
        </w:rPr>
        <w:t>-values for multiplicity; the manuscript should either state that they were treated as planned contrasts or apply and report a familywise adjustment.</w:t>
      </w:r>
    </w:p>
    <w:p w14:paraId="42D04808" w14:textId="77777777" w:rsidR="00FC3CBA" w:rsidRPr="00452C51" w:rsidRDefault="00FC3CBA" w:rsidP="00FC3CBA">
      <w:pPr>
        <w:pStyle w:val="Heading2"/>
        <w:rPr>
          <w:rFonts w:ascii="Times New Roman" w:hAnsi="Times New Roman" w:cs="Times New Roman"/>
          <w:color w:val="auto"/>
          <w:sz w:val="24"/>
          <w:szCs w:val="24"/>
        </w:rPr>
      </w:pPr>
      <w:bookmarkStart w:id="32" w:name="X88192b2cc4fa7bd0a378141e7826311b66e2d4b"/>
      <w:bookmarkEnd w:id="31"/>
      <w:r w:rsidRPr="00452C51">
        <w:rPr>
          <w:rFonts w:ascii="Times New Roman" w:hAnsi="Times New Roman" w:cs="Times New Roman"/>
          <w:color w:val="auto"/>
          <w:sz w:val="24"/>
          <w:szCs w:val="24"/>
        </w:rPr>
        <w:t>Code D: factorial MANOVA of raw pairwise error differences</w:t>
      </w:r>
    </w:p>
    <w:p w14:paraId="4B683100"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Code D asked which design conditions changed the relative advantage of one method over another. For each method pair and metric, it calculated the raw difference </w:t>
      </w:r>
      <m:oMath>
        <m:sSub>
          <m:sSubPr>
            <m:ctrlPr>
              <w:rPr>
                <w:rFonts w:ascii="Cambria Math" w:hAnsi="Cambria Math" w:cs="Times New Roman"/>
                <w:color w:val="auto"/>
                <w:sz w:val="24"/>
              </w:rPr>
            </m:ctrlPr>
          </m:sSubPr>
          <m:e>
            <m:r>
              <w:rPr>
                <w:rFonts w:ascii="Cambria Math" w:hAnsi="Cambria Math" w:cs="Times New Roman"/>
                <w:color w:val="auto"/>
                <w:sz w:val="24"/>
              </w:rPr>
              <m:t>D</m:t>
            </m:r>
          </m:e>
          <m:sub>
            <m:r>
              <w:rPr>
                <w:rFonts w:ascii="Cambria Math" w:hAnsi="Cambria Math" w:cs="Times New Roman"/>
                <w:color w:val="auto"/>
                <w:sz w:val="24"/>
              </w:rPr>
              <m:t>a</m:t>
            </m:r>
          </m:sub>
        </m:sSub>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D</m:t>
            </m:r>
          </m:e>
          <m:sub>
            <m:r>
              <w:rPr>
                <w:rFonts w:ascii="Cambria Math" w:hAnsi="Cambria Math" w:cs="Times New Roman"/>
                <w:color w:val="auto"/>
                <w:sz w:val="24"/>
              </w:rPr>
              <m:t>b</m:t>
            </m:r>
          </m:sub>
        </m:sSub>
      </m:oMath>
      <w:r w:rsidRPr="00452C51">
        <w:rPr>
          <w:rFonts w:ascii="Times New Roman" w:hAnsi="Times New Roman" w:cs="Times New Roman"/>
          <w:color w:val="auto"/>
          <w:sz w:val="24"/>
        </w:rPr>
        <w:t>, with the second method in the enumerated pair treated as the target. The full response vector was</w:t>
      </w:r>
    </w:p>
    <w:p w14:paraId="772C9B86"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ty m:val="b"/>
                </m:rPr>
                <w:rPr>
                  <w:rFonts w:ascii="Cambria Math" w:hAnsi="Cambria Math" w:cs="Times New Roman"/>
                  <w:sz w:val="24"/>
                  <w:szCs w:val="24"/>
                </w:rPr>
                <m:t>δ</m:t>
              </m:r>
            </m:e>
            <m:sub>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Δ</m:t>
                  </m:r>
                  <m:r>
                    <m:rPr>
                      <m:sty m:val="p"/>
                    </m:rPr>
                    <w:rPr>
                      <w:rFonts w:ascii="Cambria Math" w:hAnsi="Cambria Math" w:cs="Times New Roman"/>
                      <w:sz w:val="24"/>
                      <w:szCs w:val="24"/>
                    </w:rPr>
                    <m:t>RMSE,</m:t>
                  </m:r>
                  <m: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t>
                      </m:r>
                    </m:sub>
                  </m:sSub>
                </m:e>
              </m:d>
            </m:e>
            <m:sup>
              <m:r>
                <m:rPr>
                  <m:scr m:val="sans-serif"/>
                  <m:sty m:val="p"/>
                </m:rPr>
                <w:rPr>
                  <w:rFonts w:ascii="Cambria Math" w:hAnsi="Cambria Math" w:cs="Times New Roman"/>
                  <w:sz w:val="24"/>
                  <w:szCs w:val="24"/>
                </w:rPr>
                <m:t>T</m:t>
              </m:r>
            </m:sup>
          </m:sSup>
          <m:r>
            <m:rPr>
              <m:sty m:val="p"/>
            </m:rPr>
            <w:rPr>
              <w:rFonts w:ascii="Cambria Math" w:hAnsi="Cambria Math" w:cs="Times New Roman"/>
              <w:sz w:val="24"/>
              <w:szCs w:val="24"/>
            </w:rPr>
            <m:t>,</m:t>
          </m:r>
        </m:oMath>
      </m:oMathPara>
    </w:p>
    <w:p w14:paraId="05574B4F"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and the factorial model included additive predictors</w:t>
      </w:r>
    </w:p>
    <w:p w14:paraId="00F0D145" w14:textId="77777777" w:rsidR="00FC3CBA" w:rsidRPr="00452C51" w:rsidRDefault="00BD2729" w:rsidP="00FC3CBA">
      <w:pPr>
        <w:pStyle w:val="BodyText"/>
        <w:rPr>
          <w:rFonts w:cs="Times New Roman"/>
          <w:sz w:val="24"/>
          <w:szCs w:val="24"/>
        </w:rPr>
      </w:pPr>
      <m:oMathPara>
        <m:oMathParaPr>
          <m:jc m:val="center"/>
        </m:oMathParaPr>
        <m:oMath>
          <m:sSub>
            <m:sSubPr>
              <m:ctrlPr>
                <w:rPr>
                  <w:rFonts w:ascii="Cambria Math" w:hAnsi="Cambria Math" w:cs="Times New Roman"/>
                  <w:sz w:val="24"/>
                  <w:szCs w:val="24"/>
                </w:rPr>
              </m:ctrlPr>
            </m:sSubPr>
            <m:e>
              <m:r>
                <m:rPr>
                  <m:sty m:val="b"/>
                </m:rPr>
                <w:rPr>
                  <w:rFonts w:ascii="Cambria Math" w:hAnsi="Cambria Math" w:cs="Times New Roman"/>
                  <w:sz w:val="24"/>
                  <w:szCs w:val="24"/>
                </w:rPr>
                <m:t>δ</m:t>
              </m:r>
            </m:e>
            <m:sub>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sub>
          </m:sSub>
          <m:r>
            <m:rPr>
              <m:sty m:val="p"/>
            </m:rPr>
            <w:rPr>
              <w:rFonts w:ascii="Cambria Math" w:hAnsi="Cambria Math" w:cs="Times New Roman"/>
              <w:sz w:val="24"/>
              <w:szCs w:val="24"/>
            </w:rPr>
            <m:t>∼block+</m:t>
          </m:r>
          <m:r>
            <w:rPr>
              <w:rFonts w:ascii="Cambria Math" w:hAnsi="Cambria Math" w:cs="Times New Roman"/>
              <w:sz w:val="24"/>
              <w:szCs w:val="24"/>
            </w:rPr>
            <m:t>G</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m:rPr>
                  <m:sty m:val="p"/>
                </m:rPr>
                <w:rPr>
                  <w:rFonts w:ascii="Cambria Math" w:hAnsi="Cambria Math" w:cs="Times New Roman"/>
                  <w:sz w:val="24"/>
                  <w:szCs w:val="24"/>
                </w:rPr>
                <m:t>true</m:t>
              </m:r>
            </m:sub>
          </m:sSub>
          <m:r>
            <m:rPr>
              <m:sty m:val="p"/>
            </m:rPr>
            <w:rPr>
              <w:rFonts w:ascii="Cambria Math" w:hAnsi="Cambria Math" w:cs="Times New Roman"/>
              <w:sz w:val="24"/>
              <w:szCs w:val="24"/>
            </w:rPr>
            <m:t>+</m:t>
          </m:r>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θ</m:t>
              </m:r>
            </m:sub>
          </m:sSub>
          <m:r>
            <m:rPr>
              <m:sty m:val="p"/>
            </m:rPr>
            <w:rPr>
              <w:rFonts w:ascii="Cambria Math" w:hAnsi="Cambria Math" w:cs="Times New Roman"/>
              <w:sz w:val="24"/>
              <w:szCs w:val="24"/>
            </w:rPr>
            <m:t>+</m:t>
          </m:r>
          <m:r>
            <w:rPr>
              <w:rFonts w:ascii="Cambria Math" w:hAnsi="Cambria Math" w:cs="Times New Roman"/>
              <w:sz w:val="24"/>
              <w:szCs w:val="24"/>
            </w:rPr>
            <m:t>σ</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m:rPr>
              <m:sty m:val="p"/>
            </m:rPr>
            <w:rPr>
              <w:rFonts w:ascii="Cambria Math" w:hAnsi="Cambria Math" w:cs="Times New Roman"/>
              <w:sz w:val="24"/>
              <w:szCs w:val="24"/>
            </w:rPr>
            <m:t>.</m:t>
          </m:r>
        </m:oMath>
      </m:oMathPara>
    </w:p>
    <w:p w14:paraId="3199070E"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For each predictor, the null hypothesis was that its adjusted multivariate effect on the pairwise difference vector was zero. Pillai’s trace, approximate </w:t>
      </w:r>
      <m:oMath>
        <m:r>
          <w:rPr>
            <w:rFonts w:ascii="Cambria Math" w:hAnsi="Cambria Math" w:cs="Times New Roman"/>
            <w:color w:val="auto"/>
            <w:sz w:val="24"/>
          </w:rPr>
          <m:t>F</m:t>
        </m:r>
      </m:oMath>
      <w:r w:rsidRPr="00452C51">
        <w:rPr>
          <w:rFonts w:ascii="Times New Roman" w:hAnsi="Times New Roman" w:cs="Times New Roman"/>
          <w:color w:val="auto"/>
          <w:sz w:val="24"/>
        </w:rPr>
        <w:t xml:space="preserve">, numerator and denominator degrees of freedom, and </w:t>
      </w:r>
      <m:oMath>
        <m:r>
          <w:rPr>
            <w:rFonts w:ascii="Cambria Math" w:hAnsi="Cambria Math" w:cs="Times New Roman"/>
            <w:color w:val="auto"/>
            <w:sz w:val="24"/>
          </w:rPr>
          <m:t>p</m:t>
        </m:r>
      </m:oMath>
      <w:r w:rsidRPr="00452C51">
        <w:rPr>
          <w:rFonts w:ascii="Times New Roman" w:hAnsi="Times New Roman" w:cs="Times New Roman"/>
          <w:color w:val="auto"/>
          <w:sz w:val="24"/>
        </w:rPr>
        <w:t xml:space="preserve">-value evaluated the joint hypothesis; component ANOVA </w:t>
      </w:r>
      <m:oMath>
        <m:r>
          <w:rPr>
            <w:rFonts w:ascii="Cambria Math" w:hAnsi="Cambria Math" w:cs="Times New Roman"/>
            <w:color w:val="auto"/>
            <w:sz w:val="24"/>
          </w:rPr>
          <m:t>F</m:t>
        </m:r>
      </m:oMath>
      <w:r w:rsidRPr="00452C51">
        <w:rPr>
          <w:rFonts w:ascii="Times New Roman" w:hAnsi="Times New Roman" w:cs="Times New Roman"/>
          <w:color w:val="auto"/>
          <w:sz w:val="24"/>
        </w:rPr>
        <w:t xml:space="preserve"> tests showed which distance metrics contributed to the effect.</w:t>
      </w:r>
    </w:p>
    <w:p w14:paraId="56B06666"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Before the MANOVA summary, the script examined the numerical rank of the residual response matrix. If RMSE,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oMath>
      <w:r w:rsidRPr="00452C51">
        <w:rPr>
          <w:rFonts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L</m:t>
            </m:r>
          </m:e>
          <m:sub>
            <m:r>
              <m:rPr>
                <m:sty m:val="p"/>
              </m:rPr>
              <w:rPr>
                <w:rFonts w:ascii="Cambria Math" w:hAnsi="Cambria Math" w:cs="Times New Roman"/>
                <w:sz w:val="24"/>
                <w:szCs w:val="24"/>
              </w:rPr>
              <m:t>∞</m:t>
            </m:r>
          </m:sub>
        </m:sSub>
      </m:oMath>
      <w:r w:rsidRPr="00452C51">
        <w:rPr>
          <w:rFonts w:cs="Times New Roman"/>
          <w:sz w:val="24"/>
          <w:szCs w:val="24"/>
        </w:rPr>
        <w:t xml:space="preserve"> were exactly linearly dependent, it retained a deterministic maximal subset of at least two independent responses for the joint test while still fitting all three responses for the univariate ANOVAs. At most 500,000 rows per pair were retained using reproducible partition-wise sampling. Code D did not apply a multiplicity correction across method pairs or factorial terms, so the final paper should specify whether these tests were confirmatory or exploratory.</w:t>
      </w:r>
    </w:p>
    <w:p w14:paraId="485532E1" w14:textId="77777777" w:rsidR="00FC3CBA" w:rsidRPr="00452C51" w:rsidRDefault="00FC3CBA" w:rsidP="00FC3CBA">
      <w:pPr>
        <w:pStyle w:val="Heading2"/>
        <w:rPr>
          <w:rFonts w:ascii="Times New Roman" w:hAnsi="Times New Roman" w:cs="Times New Roman"/>
          <w:color w:val="auto"/>
          <w:sz w:val="24"/>
          <w:szCs w:val="24"/>
        </w:rPr>
      </w:pPr>
      <w:bookmarkStart w:id="33" w:name="Xa27481be7977e3b89443308e3607e3a4c7fda50"/>
      <w:bookmarkEnd w:id="32"/>
      <w:r w:rsidRPr="00452C51">
        <w:rPr>
          <w:rFonts w:ascii="Times New Roman" w:hAnsi="Times New Roman" w:cs="Times New Roman"/>
          <w:color w:val="auto"/>
          <w:sz w:val="24"/>
          <w:szCs w:val="24"/>
        </w:rPr>
        <w:t>Code E: generalized additive models over the simplex</w:t>
      </w:r>
    </w:p>
    <w:p w14:paraId="078DBF67"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Code E evaluated nonlinear variation in accuracy over simplex location. Let </w:t>
      </w:r>
      <m:oMath>
        <m:sSub>
          <m:sSubPr>
            <m:ctrlPr>
              <w:rPr>
                <w:rFonts w:ascii="Cambria Math" w:hAnsi="Cambria Math" w:cs="Times New Roman"/>
                <w:color w:val="auto"/>
                <w:sz w:val="24"/>
              </w:rPr>
            </m:ctrlPr>
          </m:sSubPr>
          <m:e>
            <m:r>
              <m:rPr>
                <m:scr m:val="script"/>
                <m:sty m:val="p"/>
              </m:rPr>
              <w:rPr>
                <w:rFonts w:ascii="Cambria Math" w:hAnsi="Cambria Math" w:cs="Times New Roman"/>
                <w:color w:val="auto"/>
                <w:sz w:val="24"/>
              </w:rPr>
              <m:t>F</m:t>
            </m:r>
          </m:e>
          <m:sub>
            <m:r>
              <w:rPr>
                <w:rFonts w:ascii="Cambria Math" w:hAnsi="Cambria Math" w:cs="Times New Roman"/>
                <w:color w:val="auto"/>
                <w:sz w:val="24"/>
              </w:rPr>
              <m:t>0</m:t>
            </m:r>
          </m:sub>
        </m:sSub>
        <m:r>
          <m:rPr>
            <m:sty m:val="p"/>
          </m:rPr>
          <w:rPr>
            <w:rFonts w:ascii="Cambria Math" w:hAnsi="Cambria Math" w:cs="Times New Roman"/>
            <w:color w:val="auto"/>
            <w:sz w:val="24"/>
          </w:rPr>
          <m:t>={block,</m:t>
        </m:r>
        <m:r>
          <w:rPr>
            <w:rFonts w:ascii="Cambria Math" w:hAnsi="Cambria Math" w:cs="Times New Roman"/>
            <w:color w:val="auto"/>
            <w:sz w:val="24"/>
          </w:rPr>
          <m:t>G</m:t>
        </m:r>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θ</m:t>
            </m:r>
          </m:e>
          <m:sub>
            <m:r>
              <m:rPr>
                <m:sty m:val="p"/>
              </m:rPr>
              <w:rPr>
                <w:rFonts w:ascii="Cambria Math" w:hAnsi="Cambria Math" w:cs="Times New Roman"/>
                <w:color w:val="auto"/>
                <w:sz w:val="24"/>
              </w:rPr>
              <m:t>true</m:t>
            </m:r>
          </m:sub>
        </m:sSub>
        <m:r>
          <m:rPr>
            <m:sty m:val="p"/>
          </m:rPr>
          <w:rPr>
            <w:rFonts w:ascii="Cambria Math" w:hAnsi="Cambria Math" w:cs="Times New Roman"/>
            <w:color w:val="auto"/>
            <w:sz w:val="24"/>
          </w:rPr>
          <m:t>,</m:t>
        </m:r>
        <m:r>
          <w:rPr>
            <w:rFonts w:ascii="Cambria Math" w:hAnsi="Cambria Math" w:cs="Times New Roman"/>
            <w:color w:val="auto"/>
            <w:sz w:val="24"/>
          </w:rPr>
          <m:t>C</m:t>
        </m:r>
        <m:sSub>
          <m:sSubPr>
            <m:ctrlPr>
              <w:rPr>
                <w:rFonts w:ascii="Cambria Math" w:hAnsi="Cambria Math" w:cs="Times New Roman"/>
                <w:color w:val="auto"/>
                <w:sz w:val="24"/>
              </w:rPr>
            </m:ctrlPr>
          </m:sSubPr>
          <m:e>
            <m:r>
              <w:rPr>
                <w:rFonts w:ascii="Cambria Math" w:hAnsi="Cambria Math" w:cs="Times New Roman"/>
                <w:color w:val="auto"/>
                <w:sz w:val="24"/>
              </w:rPr>
              <m:t>V</m:t>
            </m:r>
          </m:e>
          <m:sub>
            <m:r>
              <w:rPr>
                <w:rFonts w:ascii="Cambria Math" w:hAnsi="Cambria Math" w:cs="Times New Roman"/>
                <w:color w:val="auto"/>
                <w:sz w:val="24"/>
              </w:rPr>
              <m:t>θ</m:t>
            </m:r>
          </m:sub>
        </m:sSub>
        <m:r>
          <m:rPr>
            <m:sty m:val="p"/>
          </m:rPr>
          <w:rPr>
            <w:rFonts w:ascii="Cambria Math" w:hAnsi="Cambria Math" w:cs="Times New Roman"/>
            <w:color w:val="auto"/>
            <w:sz w:val="24"/>
          </w:rPr>
          <m:t>,</m:t>
        </m:r>
        <m:r>
          <w:rPr>
            <w:rFonts w:ascii="Cambria Math" w:hAnsi="Cambria Math" w:cs="Times New Roman"/>
            <w:color w:val="auto"/>
            <w:sz w:val="24"/>
          </w:rPr>
          <m:t>σ</m:t>
        </m:r>
        <m:r>
          <m:rPr>
            <m:sty m:val="p"/>
          </m:rPr>
          <w:rPr>
            <w:rFonts w:ascii="Cambria Math" w:hAnsi="Cambria Math" w:cs="Times New Roman"/>
            <w:color w:val="auto"/>
            <w:sz w:val="24"/>
          </w:rPr>
          <m:t>,</m:t>
        </m:r>
        <m:sSub>
          <m:sSubPr>
            <m:ctrlPr>
              <w:rPr>
                <w:rFonts w:ascii="Cambria Math" w:hAnsi="Cambria Math" w:cs="Times New Roman"/>
                <w:color w:val="auto"/>
                <w:sz w:val="24"/>
              </w:rPr>
            </m:ctrlPr>
          </m:sSubPr>
          <m:e>
            <m:r>
              <w:rPr>
                <w:rFonts w:ascii="Cambria Math" w:hAnsi="Cambria Math" w:cs="Times New Roman"/>
                <w:color w:val="auto"/>
                <w:sz w:val="24"/>
              </w:rPr>
              <m:t>μ</m:t>
            </m:r>
          </m:e>
          <m:sub>
            <m:r>
              <w:rPr>
                <w:rFonts w:ascii="Cambria Math" w:hAnsi="Cambria Math" w:cs="Times New Roman"/>
                <w:color w:val="auto"/>
                <w:sz w:val="24"/>
              </w:rPr>
              <m:t>N</m:t>
            </m:r>
          </m:sub>
        </m:sSub>
        <m:r>
          <m:rPr>
            <m:sty m:val="p"/>
          </m:rPr>
          <w:rPr>
            <w:rFonts w:ascii="Cambria Math" w:hAnsi="Cambria Math" w:cs="Times New Roman"/>
            <w:color w:val="auto"/>
            <w:sz w:val="24"/>
          </w:rPr>
          <m:t>}</m:t>
        </m:r>
      </m:oMath>
      <w:r w:rsidRPr="00452C51">
        <w:rPr>
          <w:rFonts w:ascii="Times New Roman" w:hAnsi="Times New Roman" w:cs="Times New Roman"/>
          <w:color w:val="auto"/>
          <w:sz w:val="24"/>
        </w:rPr>
        <w:t xml:space="preserve">. The global model was fitted with </w:t>
      </w:r>
      <w:r w:rsidRPr="00452C51">
        <w:rPr>
          <w:rStyle w:val="VerbatimChar"/>
          <w:rFonts w:ascii="Times New Roman" w:eastAsiaTheme="minorHAnsi" w:hAnsi="Times New Roman" w:cs="Times New Roman"/>
          <w:color w:val="auto"/>
          <w:sz w:val="24"/>
          <w:szCs w:val="24"/>
        </w:rPr>
        <w:t>mgcv::bam</w:t>
      </w:r>
      <w:r w:rsidRPr="00452C51">
        <w:rPr>
          <w:rFonts w:ascii="Times New Roman" w:hAnsi="Times New Roman" w:cs="Times New Roman"/>
          <w:color w:val="auto"/>
          <w:sz w:val="24"/>
        </w:rPr>
        <w:t>:</w:t>
      </w:r>
    </w:p>
    <w:p w14:paraId="63F487D7" w14:textId="77777777" w:rsidR="00FC3CBA" w:rsidRPr="00452C51" w:rsidRDefault="00FC3CBA" w:rsidP="00FC3CBA">
      <w:pPr>
        <w:pStyle w:val="BodyText"/>
        <w:rPr>
          <w:rFonts w:cs="Times New Roman"/>
          <w:sz w:val="24"/>
          <w:szCs w:val="24"/>
        </w:rPr>
      </w:pPr>
      <m:oMathPara>
        <m:oMathParaPr>
          <m:jc m:val="center"/>
        </m:oMathParaPr>
        <m:oMath>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D</m:t>
              </m:r>
            </m:e>
          </m:d>
          <m:r>
            <m:rPr>
              <m:sty m:val="p"/>
            </m:rPr>
            <w:rPr>
              <w:rFonts w:ascii="Cambria Math" w:hAnsi="Cambria Math" w:cs="Times New Roman"/>
              <w:sz w:val="24"/>
              <w:szCs w:val="24"/>
            </w:rPr>
            <m:t>∼metric*method+</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30</m:t>
              </m:r>
            </m:e>
          </m:d>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f</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F</m:t>
                  </m:r>
                </m:e>
                <m:sub>
                  <m:r>
                    <w:rPr>
                      <w:rFonts w:ascii="Cambria Math" w:hAnsi="Cambria Math" w:cs="Times New Roman"/>
                      <w:sz w:val="24"/>
                      <w:szCs w:val="24"/>
                    </w:rPr>
                    <m:t>0</m:t>
                  </m:r>
                </m:sub>
              </m:sSub>
            </m:sub>
            <m:sup>
              <m:r>
                <w:rPr>
                  <w:rFonts w:ascii="Cambria Math" w:hAnsi="Cambria Math" w:cs="Times New Roman"/>
                  <w:sz w:val="24"/>
                  <w:szCs w:val="24"/>
                </w:rPr>
                <m:t>​</m:t>
              </m:r>
            </m:sup>
            <m:e>
              <m:r>
                <w:rPr>
                  <w:rFonts w:ascii="Cambria Math" w:hAnsi="Cambria Math" w:cs="Times New Roman"/>
                  <w:sz w:val="24"/>
                  <w:szCs w:val="24"/>
                </w:rPr>
                <m:t>f</m:t>
              </m:r>
            </m:e>
          </m:nary>
          <m:r>
            <m:rPr>
              <m:sty m:val="p"/>
            </m:rPr>
            <w:rPr>
              <w:rFonts w:ascii="Cambria Math" w:hAnsi="Cambria Math" w:cs="Times New Roman"/>
              <w:sz w:val="24"/>
              <w:szCs w:val="24"/>
            </w:rPr>
            <m:t>.</m:t>
          </m:r>
        </m:oMath>
      </m:oMathPara>
    </w:p>
    <w:p w14:paraId="370C3080"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where </w:t>
      </w:r>
      <m:oMath>
        <m:sSub>
          <m:sSubPr>
            <m:ctrlPr>
              <w:rPr>
                <w:rFonts w:ascii="Cambria Math" w:hAnsi="Cambria Math" w:cs="Times New Roman"/>
                <w:color w:val="auto"/>
                <w:sz w:val="24"/>
              </w:rPr>
            </m:ctrlPr>
          </m:sSubPr>
          <m:e>
            <m:r>
              <w:rPr>
                <w:rFonts w:ascii="Cambria Math" w:hAnsi="Cambria Math" w:cs="Times New Roman"/>
                <w:color w:val="auto"/>
                <w:sz w:val="24"/>
              </w:rPr>
              <m:t>s</m:t>
            </m:r>
          </m:e>
          <m:sub>
            <m:r>
              <w:rPr>
                <w:rFonts w:ascii="Cambria Math" w:hAnsi="Cambria Math" w:cs="Times New Roman"/>
                <w:color w:val="auto"/>
                <w:sz w:val="24"/>
              </w:rPr>
              <m:t>m</m:t>
            </m:r>
          </m:sub>
        </m:sSub>
      </m:oMath>
      <w:r w:rsidRPr="00452C51">
        <w:rPr>
          <w:rFonts w:ascii="Times New Roman" w:hAnsi="Times New Roman" w:cs="Times New Roman"/>
          <w:color w:val="auto"/>
          <w:sz w:val="24"/>
        </w:rPr>
        <w:t xml:space="preserve"> was a method-specific bivariate smooth and </w:t>
      </w:r>
      <m:oMath>
        <m:r>
          <w:rPr>
            <w:rFonts w:ascii="Cambria Math" w:hAnsi="Cambria Math" w:cs="Times New Roman"/>
            <w:color w:val="auto"/>
            <w:sz w:val="24"/>
          </w:rPr>
          <m:t>k</m:t>
        </m:r>
        <m:r>
          <m:rPr>
            <m:sty m:val="p"/>
          </m:rPr>
          <w:rPr>
            <w:rFonts w:ascii="Cambria Math" w:hAnsi="Cambria Math" w:cs="Times New Roman"/>
            <w:color w:val="auto"/>
            <w:sz w:val="24"/>
          </w:rPr>
          <m:t>=</m:t>
        </m:r>
        <m:r>
          <w:rPr>
            <w:rFonts w:ascii="Cambria Math" w:hAnsi="Cambria Math" w:cs="Times New Roman"/>
            <w:color w:val="auto"/>
            <w:sz w:val="24"/>
          </w:rPr>
          <m:t>30</m:t>
        </m:r>
      </m:oMath>
      <w:r w:rsidRPr="00452C51">
        <w:rPr>
          <w:rFonts w:ascii="Times New Roman" w:hAnsi="Times New Roman" w:cs="Times New Roman"/>
          <w:color w:val="auto"/>
          <w:sz w:val="24"/>
        </w:rPr>
        <w:t xml:space="preserve"> was the basis dimension. The model used fast restricted maximum likelihood (</w:t>
      </w:r>
      <w:r w:rsidRPr="00452C51">
        <w:rPr>
          <w:rStyle w:val="VerbatimChar"/>
          <w:rFonts w:ascii="Times New Roman" w:eastAsiaTheme="minorHAnsi" w:hAnsi="Times New Roman" w:cs="Times New Roman"/>
          <w:color w:val="auto"/>
          <w:sz w:val="24"/>
          <w:szCs w:val="24"/>
        </w:rPr>
        <w:t>fREML</w:t>
      </w:r>
      <w:r w:rsidRPr="00452C51">
        <w:rPr>
          <w:rFonts w:ascii="Times New Roman" w:hAnsi="Times New Roman" w:cs="Times New Roman"/>
          <w:color w:val="auto"/>
          <w:sz w:val="24"/>
        </w:rPr>
        <w:t xml:space="preserve">) and discrete fitting. The parametric tests evaluated zero adjusted coefficients for the corresponding main effects and interactions. For each smooth, the approximate null hypothesis was that the adjusted surface contribution was zero over the sampled simplex; the summary reported effective degrees of freedom, reference degrees of freedom, approximate </w:t>
      </w:r>
      <m:oMath>
        <m:r>
          <w:rPr>
            <w:rFonts w:ascii="Cambria Math" w:hAnsi="Cambria Math" w:cs="Times New Roman"/>
            <w:color w:val="auto"/>
            <w:sz w:val="24"/>
          </w:rPr>
          <m:t>F</m:t>
        </m:r>
      </m:oMath>
      <w:r w:rsidRPr="00452C51">
        <w:rPr>
          <w:rFonts w:ascii="Times New Roman" w:hAnsi="Times New Roman" w:cs="Times New Roman"/>
          <w:color w:val="auto"/>
          <w:sz w:val="24"/>
        </w:rPr>
        <w:t xml:space="preserve">, and </w:t>
      </w:r>
      <m:oMath>
        <m:r>
          <w:rPr>
            <w:rFonts w:ascii="Cambria Math" w:hAnsi="Cambria Math" w:cs="Times New Roman"/>
            <w:color w:val="auto"/>
            <w:sz w:val="24"/>
          </w:rPr>
          <m:t>p</m:t>
        </m:r>
      </m:oMath>
      <w:r w:rsidRPr="00452C51">
        <w:rPr>
          <w:rFonts w:ascii="Times New Roman" w:hAnsi="Times New Roman" w:cs="Times New Roman"/>
          <w:color w:val="auto"/>
          <w:sz w:val="24"/>
        </w:rPr>
        <w:t xml:space="preserve">-value. </w:t>
      </w:r>
      <w:r w:rsidRPr="00452C51">
        <w:rPr>
          <w:rStyle w:val="VerbatimChar"/>
          <w:rFonts w:ascii="Times New Roman" w:eastAsiaTheme="minorHAnsi" w:hAnsi="Times New Roman" w:cs="Times New Roman"/>
          <w:color w:val="auto"/>
          <w:sz w:val="24"/>
          <w:szCs w:val="24"/>
        </w:rPr>
        <w:t>gam.check</w:t>
      </w:r>
      <w:r w:rsidRPr="00452C51">
        <w:rPr>
          <w:rFonts w:ascii="Times New Roman" w:hAnsi="Times New Roman" w:cs="Times New Roman"/>
          <w:color w:val="auto"/>
          <w:sz w:val="24"/>
        </w:rPr>
        <w:t xml:space="preserve">, residual diagnostics, and the basis-dimension check were used to evaluate adequacy, while contour and </w:t>
      </w:r>
      <w:r w:rsidRPr="00452C51">
        <w:rPr>
          <w:rStyle w:val="VerbatimChar"/>
          <w:rFonts w:ascii="Times New Roman" w:eastAsiaTheme="minorHAnsi" w:hAnsi="Times New Roman" w:cs="Times New Roman"/>
          <w:color w:val="auto"/>
          <w:sz w:val="24"/>
          <w:szCs w:val="24"/>
        </w:rPr>
        <w:t>gratia</w:t>
      </w:r>
      <w:r w:rsidRPr="00452C51">
        <w:rPr>
          <w:rFonts w:ascii="Times New Roman" w:hAnsi="Times New Roman" w:cs="Times New Roman"/>
          <w:color w:val="auto"/>
          <w:sz w:val="24"/>
        </w:rPr>
        <w:t xml:space="preserve"> plots displayed the conditional surfaces.</w:t>
      </w:r>
    </w:p>
    <w:p w14:paraId="69AD7FD4"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A second GAM focused on the magnitude of the difference between methods (v) and (iii). After averaging duplicate method cells, it defined </w:t>
      </w:r>
      <m:oMath>
        <m:r>
          <w:rPr>
            <w:rFonts w:ascii="Cambria Math" w:hAnsi="Cambria Math" w:cs="Times New Roman"/>
            <w:sz w:val="24"/>
            <w:szCs w:val="24"/>
          </w:rPr>
          <m:t>Δ</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iii</m:t>
            </m:r>
          </m:sub>
        </m:sSub>
      </m:oMath>
      <w:r w:rsidRPr="00452C51">
        <w:rPr>
          <w:rFonts w:cs="Times New Roman"/>
          <w:sz w:val="24"/>
          <w:szCs w:val="24"/>
        </w:rPr>
        <w:t xml:space="preserve"> and fitted</w:t>
      </w:r>
    </w:p>
    <w:p w14:paraId="400DE658" w14:textId="77777777" w:rsidR="00FC3CBA" w:rsidRPr="00452C51" w:rsidRDefault="00FC3CBA" w:rsidP="00FC3CBA">
      <w:pPr>
        <w:pStyle w:val="BodyText"/>
        <w:rPr>
          <w:rFonts w:cs="Times New Roman"/>
          <w:sz w:val="24"/>
          <w:szCs w:val="24"/>
        </w:rPr>
      </w:pPr>
      <m:oMathPara>
        <m:oMathParaPr>
          <m:jc m:val="center"/>
        </m:oMathParaPr>
        <m:oMath>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1</m:t>
              </m:r>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Δ</m:t>
                  </m:r>
                </m:e>
              </m:d>
            </m:e>
          </m:d>
          <m:r>
            <m:rPr>
              <m:sty m:val="p"/>
            </m:rPr>
            <w:rPr>
              <w:rFonts w:ascii="Cambria Math" w:hAnsi="Cambria Math" w:cs="Times New Roman"/>
              <w:sz w:val="24"/>
              <w:szCs w:val="24"/>
            </w:rPr>
            <m:t>∼metric+</m:t>
          </m:r>
          <m:sSub>
            <m:sSubPr>
              <m:ctrlPr>
                <w:rPr>
                  <w:rFonts w:ascii="Cambria Math" w:hAnsi="Cambria Math" w:cs="Times New Roman"/>
                  <w:sz w:val="24"/>
                  <w:szCs w:val="24"/>
                </w:rPr>
              </m:ctrlPr>
            </m:sSubPr>
            <m:e>
              <m:r>
                <w:rPr>
                  <w:rFonts w:ascii="Cambria Math" w:hAnsi="Cambria Math" w:cs="Times New Roman"/>
                  <w:sz w:val="24"/>
                  <w:szCs w:val="24"/>
                </w:rPr>
                <m:t>s</m:t>
              </m:r>
            </m:e>
            <m:sub>
              <m:r>
                <m:rPr>
                  <m:sty m:val="p"/>
                </m:rPr>
                <w:rPr>
                  <w:rFonts w:ascii="Cambria Math" w:hAnsi="Cambria Math" w:cs="Times New Roman"/>
                  <w:sz w:val="24"/>
                  <w:szCs w:val="24"/>
                </w:rPr>
                <m:t>metric</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30</m:t>
              </m:r>
            </m:e>
          </m:d>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f</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cr m:val="script"/>
                      <m:sty m:val="p"/>
                    </m:rPr>
                    <w:rPr>
                      <w:rFonts w:ascii="Cambria Math" w:hAnsi="Cambria Math" w:cs="Times New Roman"/>
                      <w:sz w:val="24"/>
                      <w:szCs w:val="24"/>
                    </w:rPr>
                    <m:t>F</m:t>
                  </m:r>
                </m:e>
                <m:sub>
                  <m:r>
                    <w:rPr>
                      <w:rFonts w:ascii="Cambria Math" w:hAnsi="Cambria Math" w:cs="Times New Roman"/>
                      <w:sz w:val="24"/>
                      <w:szCs w:val="24"/>
                    </w:rPr>
                    <m:t>0</m:t>
                  </m:r>
                </m:sub>
              </m:sSub>
            </m:sub>
            <m:sup>
              <m:r>
                <w:rPr>
                  <w:rFonts w:ascii="Cambria Math" w:hAnsi="Cambria Math" w:cs="Times New Roman"/>
                  <w:sz w:val="24"/>
                  <w:szCs w:val="24"/>
                </w:rPr>
                <m:t>​</m:t>
              </m:r>
            </m:sup>
            <m:e>
              <m:r>
                <w:rPr>
                  <w:rFonts w:ascii="Cambria Math" w:hAnsi="Cambria Math" w:cs="Times New Roman"/>
                  <w:sz w:val="24"/>
                  <w:szCs w:val="24"/>
                </w:rPr>
                <m:t>f</m:t>
              </m:r>
            </m:e>
          </m:nary>
          <m:r>
            <m:rPr>
              <m:sty m:val="p"/>
            </m:rPr>
            <w:rPr>
              <w:rFonts w:ascii="Cambria Math" w:hAnsi="Cambria Math" w:cs="Times New Roman"/>
              <w:sz w:val="24"/>
              <w:szCs w:val="24"/>
            </w:rPr>
            <m:t>.</m:t>
          </m:r>
        </m:oMath>
      </m:oMathPara>
    </w:p>
    <w:p w14:paraId="704AA13F"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This model tested where the two leading methods differed in magnitude, not which method was better, because the absolute value removed the sign of </w:t>
      </w:r>
      <m:oMath>
        <m:r>
          <w:rPr>
            <w:rFonts w:ascii="Cambria Math" w:hAnsi="Cambria Math" w:cs="Times New Roman"/>
            <w:color w:val="auto"/>
            <w:sz w:val="24"/>
          </w:rPr>
          <m:t>Δ</m:t>
        </m:r>
      </m:oMath>
      <w:r w:rsidRPr="00452C51">
        <w:rPr>
          <w:rFonts w:ascii="Times New Roman" w:hAnsi="Times New Roman" w:cs="Times New Roman"/>
          <w:color w:val="auto"/>
          <w:sz w:val="24"/>
        </w:rPr>
        <w:t>. The metric-specific smooth tests and surfaces therefore quantify spatial variation in separation between methods (v) and (iii).</w:t>
      </w:r>
    </w:p>
    <w:p w14:paraId="7A18E193" w14:textId="77777777" w:rsidR="00FC3CBA" w:rsidRPr="00452C51" w:rsidRDefault="00FC3CBA" w:rsidP="00FC3CBA">
      <w:pPr>
        <w:pStyle w:val="Heading1"/>
        <w:rPr>
          <w:rFonts w:ascii="Times New Roman" w:hAnsi="Times New Roman" w:cs="Times New Roman"/>
          <w:color w:val="auto"/>
          <w:sz w:val="24"/>
          <w:szCs w:val="24"/>
        </w:rPr>
      </w:pPr>
      <w:bookmarkStart w:id="34" w:name="integrating-multiple-lines-of-evidence"/>
      <w:bookmarkEnd w:id="28"/>
      <w:bookmarkEnd w:id="33"/>
      <w:r w:rsidRPr="00452C51">
        <w:rPr>
          <w:rFonts w:ascii="Times New Roman" w:hAnsi="Times New Roman" w:cs="Times New Roman"/>
          <w:color w:val="auto"/>
          <w:sz w:val="24"/>
          <w:szCs w:val="24"/>
        </w:rPr>
        <w:lastRenderedPageBreak/>
        <w:t>Integrating multiple lines of evidence</w:t>
      </w:r>
    </w:p>
    <w:p w14:paraId="2792AFA0"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 xml:space="preserve">The final Methods subsection should explain that estimator evaluation was based on concordance among complementary forms of evidence. Magnitude-based metrics answered how large the estimation errors were; Friedman and rank summaries answered how consistently methods ordered within common datasets; mixed models accounted for repeated simplex effects; pairwise Hotelling tests assessed the three-dimensional error contrast jointly; factorial MANOVAs identified conditions that altered absolute or relative performance; and GAMs revealed nonlinear spatial structure over the simplex. Spearman correlations determined whether RMSE,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w:rPr>
                <w:rFonts w:ascii="Cambria Math" w:hAnsi="Cambria Math" w:cs="Times New Roman"/>
                <w:color w:val="auto"/>
                <w:sz w:val="24"/>
              </w:rPr>
              <m:t>1</m:t>
            </m:r>
          </m:sub>
        </m:sSub>
      </m:oMath>
      <w:r w:rsidRPr="00452C51">
        <w:rPr>
          <w:rFonts w:ascii="Times New Roman" w:hAnsi="Times New Roman" w:cs="Times New Roman"/>
          <w:color w:val="auto"/>
          <w:sz w:val="24"/>
        </w:rPr>
        <w:t xml:space="preserve">, and </w:t>
      </w:r>
      <m:oMath>
        <m:sSub>
          <m:sSubPr>
            <m:ctrlPr>
              <w:rPr>
                <w:rFonts w:ascii="Cambria Math" w:hAnsi="Cambria Math" w:cs="Times New Roman"/>
                <w:color w:val="auto"/>
                <w:sz w:val="24"/>
              </w:rPr>
            </m:ctrlPr>
          </m:sSubPr>
          <m:e>
            <m:r>
              <w:rPr>
                <w:rFonts w:ascii="Cambria Math" w:hAnsi="Cambria Math" w:cs="Times New Roman"/>
                <w:color w:val="auto"/>
                <w:sz w:val="24"/>
              </w:rPr>
              <m:t>L</m:t>
            </m:r>
          </m:e>
          <m:sub>
            <m:r>
              <m:rPr>
                <m:sty m:val="p"/>
              </m:rPr>
              <w:rPr>
                <w:rFonts w:ascii="Cambria Math" w:hAnsi="Cambria Math" w:cs="Times New Roman"/>
                <w:color w:val="auto"/>
                <w:sz w:val="24"/>
              </w:rPr>
              <m:t>∞</m:t>
            </m:r>
          </m:sub>
        </m:sSub>
      </m:oMath>
      <w:r w:rsidRPr="00452C51">
        <w:rPr>
          <w:rFonts w:ascii="Times New Roman" w:hAnsi="Times New Roman" w:cs="Times New Roman"/>
          <w:color w:val="auto"/>
          <w:sz w:val="24"/>
        </w:rPr>
        <w:t xml:space="preserve"> carried similar ordinal information or contributed distinct perspectives.</w:t>
      </w:r>
    </w:p>
    <w:p w14:paraId="41686444"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No method should be declared universally superior from a single global ranking. The sample-size distribution changed the pattern of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oMath>
      <w:r w:rsidRPr="00452C51">
        <w:rPr>
          <w:rFonts w:cs="Times New Roman"/>
          <w:sz w:val="24"/>
          <w:szCs w:val="24"/>
        </w:rPr>
        <w:t xml:space="preserve"> and therefore the allocation of information among groups, while </w:t>
      </w:r>
      <m:oMath>
        <m:r>
          <w:rPr>
            <w:rFonts w:ascii="Cambria Math" w:hAnsi="Cambria Math" w:cs="Times New Roman"/>
            <w:sz w:val="24"/>
            <w:szCs w:val="24"/>
          </w:rPr>
          <m:t>G</m:t>
        </m:r>
      </m:oMath>
      <w:r w:rsidRPr="00452C51">
        <w:rPr>
          <w:rFonts w:cs="Times New Roman"/>
          <w:sz w:val="24"/>
          <w:szCs w:val="24"/>
        </w:rPr>
        <w:t xml:space="preserve"> controlled the number of replicated groups. The five factorial predictors determined baseline information, between-group composition noise, concentration, concentration heterogeneity, and replication. Method-by-factor interactions and the pairwise-difference MANOVAs tested whether a method’s advantage depended on those conditions. Relative importance should therefore be summarized from the size and consistency of Pillai traces, </w:t>
      </w:r>
      <m:oMath>
        <m:r>
          <w:rPr>
            <w:rFonts w:ascii="Cambria Math" w:hAnsi="Cambria Math" w:cs="Times New Roman"/>
            <w:sz w:val="24"/>
            <w:szCs w:val="24"/>
          </w:rPr>
          <m:t>F</m:t>
        </m:r>
      </m:oMath>
      <w:r w:rsidRPr="00452C51">
        <w:rPr>
          <w:rFonts w:cs="Times New Roman"/>
          <w:sz w:val="24"/>
          <w:szCs w:val="24"/>
        </w:rPr>
        <w:t xml:space="preserve"> statistics, estimated contrasts or error ratios, interaction patterns, and GAM effects—not from </w:t>
      </w:r>
      <m:oMath>
        <m:r>
          <w:rPr>
            <w:rFonts w:ascii="Cambria Math" w:hAnsi="Cambria Math" w:cs="Times New Roman"/>
            <w:sz w:val="24"/>
            <w:szCs w:val="24"/>
          </w:rPr>
          <m:t>p</m:t>
        </m:r>
      </m:oMath>
      <w:r w:rsidRPr="00452C51">
        <w:rPr>
          <w:rFonts w:cs="Times New Roman"/>
          <w:sz w:val="24"/>
          <w:szCs w:val="24"/>
        </w:rPr>
        <w:t>-values alone.</w:t>
      </w:r>
    </w:p>
    <w:p w14:paraId="5CDB680E" w14:textId="77777777" w:rsidR="00FC3CBA" w:rsidRPr="00452C51" w:rsidRDefault="00FC3CBA" w:rsidP="00FC3CBA">
      <w:pPr>
        <w:pStyle w:val="BodyText"/>
        <w:rPr>
          <w:rFonts w:cs="Times New Roman"/>
          <w:sz w:val="24"/>
          <w:szCs w:val="24"/>
        </w:rPr>
      </w:pPr>
      <w:r w:rsidRPr="00452C51">
        <w:rPr>
          <w:rFonts w:cs="Times New Roman"/>
          <w:sz w:val="24"/>
          <w:szCs w:val="24"/>
        </w:rPr>
        <w:t xml:space="preserve">The rationale for combining evidence is strongest when it distinguishes general performance from application-specific performance. Agreement across the four test cases and across all three distance metrics supports a robust strategy. Conversely, changes in ranking by sample-size block, </w:t>
      </w:r>
      <m:oMath>
        <m:r>
          <w:rPr>
            <w:rFonts w:ascii="Cambria Math" w:hAnsi="Cambria Math" w:cs="Times New Roman"/>
            <w:sz w:val="24"/>
            <w:szCs w:val="24"/>
          </w:rPr>
          <m:t>σ</m:t>
        </m:r>
      </m:oMath>
      <w:r w:rsidRPr="00452C51">
        <w:rPr>
          <w:rFonts w:cs="Times New Roman"/>
          <w:sz w:val="24"/>
          <w:szCs w:val="24"/>
        </w:rPr>
        <w:t xml:space="preserve">, </w:t>
      </w:r>
      <m:oMath>
        <m:r>
          <w:rPr>
            <w:rFonts w:ascii="Cambria Math" w:hAnsi="Cambria Math" w:cs="Times New Roman"/>
            <w:sz w:val="24"/>
            <w:szCs w:val="24"/>
          </w:rPr>
          <m:t>G</m:t>
        </m:r>
      </m:oMath>
      <w:r w:rsidRPr="00452C51">
        <w:rPr>
          <w:rFonts w:cs="Times New Roman"/>
          <w:sz w:val="24"/>
          <w:szCs w:val="24"/>
        </w:rPr>
        <w:t>, or operating model indicate that the observation-noise mechanism matters for an individual application. The paper should report both the overall evidence hierarchy and the conditional results needed to match an estimator to the anticipated sampling and observation process.</w:t>
      </w:r>
    </w:p>
    <w:p w14:paraId="6833DBBE" w14:textId="77777777" w:rsidR="00FC3CBA" w:rsidRPr="00452C51" w:rsidRDefault="00FC3CBA" w:rsidP="00FC3CBA">
      <w:pPr>
        <w:pStyle w:val="Heading1"/>
        <w:rPr>
          <w:rFonts w:ascii="Times New Roman" w:hAnsi="Times New Roman" w:cs="Times New Roman"/>
          <w:color w:val="auto"/>
          <w:sz w:val="24"/>
          <w:szCs w:val="24"/>
        </w:rPr>
      </w:pPr>
      <w:bookmarkStart w:id="35" w:name="Xadfd9781e1936fbf4b24ec9be5602123f44ee46"/>
      <w:bookmarkEnd w:id="34"/>
      <w:r w:rsidRPr="00452C51">
        <w:rPr>
          <w:rFonts w:ascii="Times New Roman" w:hAnsi="Times New Roman" w:cs="Times New Roman"/>
          <w:color w:val="auto"/>
          <w:sz w:val="24"/>
          <w:szCs w:val="24"/>
        </w:rPr>
        <w:t>Reproducibility details and manuscript completion checks</w:t>
      </w:r>
    </w:p>
    <w:p w14:paraId="2881EF20" w14:textId="77777777" w:rsidR="00FC3CBA" w:rsidRPr="00452C51" w:rsidRDefault="00FC3CBA" w:rsidP="00FC3CBA">
      <w:pPr>
        <w:pStyle w:val="FirstParagraph"/>
        <w:rPr>
          <w:rFonts w:ascii="Times New Roman" w:hAnsi="Times New Roman" w:cs="Times New Roman"/>
          <w:color w:val="auto"/>
          <w:sz w:val="24"/>
        </w:rPr>
      </w:pPr>
      <w:r w:rsidRPr="00452C51">
        <w:rPr>
          <w:rFonts w:ascii="Times New Roman" w:hAnsi="Times New Roman" w:cs="Times New Roman"/>
          <w:color w:val="auto"/>
          <w:sz w:val="24"/>
        </w:rPr>
        <w:t>The Methods should identify the R packages used for optimization, parallel simulation, mixed models, estimated marginal means, data reduction, MANOVA, and GAM analysis. It should report the production R version, package versions, computing platform, random-seed policy, number of retained experiments and simulated datasets, exclusion rules for failed optimizations, maximum-row sampling safeguards, and the archived filenames associated with each test case.</w:t>
      </w:r>
    </w:p>
    <w:p w14:paraId="1BBF7612" w14:textId="048035B1" w:rsidR="00FC3CBA" w:rsidRPr="00452C51" w:rsidRDefault="00FC3CBA" w:rsidP="00FC3CBA">
      <w:pPr>
        <w:pStyle w:val="BodyText"/>
        <w:rPr>
          <w:rFonts w:cs="Times New Roman"/>
          <w:sz w:val="24"/>
          <w:szCs w:val="24"/>
        </w:rPr>
      </w:pPr>
      <w:r w:rsidRPr="00452C51">
        <w:rPr>
          <w:rFonts w:cs="Times New Roman"/>
          <w:sz w:val="24"/>
          <w:szCs w:val="24"/>
        </w:rPr>
        <w:t xml:space="preserve">Before converting this outline into final manuscript prose, the following </w:t>
      </w:r>
      <w:r w:rsidR="00C12EB9">
        <w:rPr>
          <w:rFonts w:cs="Times New Roman"/>
          <w:sz w:val="24"/>
          <w:szCs w:val="24"/>
        </w:rPr>
        <w:t>issues</w:t>
      </w:r>
      <w:r w:rsidRPr="00452C51">
        <w:rPr>
          <w:rFonts w:cs="Times New Roman"/>
          <w:sz w:val="24"/>
          <w:szCs w:val="24"/>
        </w:rPr>
        <w:t xml:space="preserve"> require reconciliation:</w:t>
      </w:r>
    </w:p>
    <w:p w14:paraId="1B21430B" w14:textId="77777777" w:rsidR="00FC3CBA" w:rsidRPr="00452C51" w:rsidRDefault="00FC3CBA" w:rsidP="00FC3CBA">
      <w:pPr>
        <w:pStyle w:val="Compact"/>
        <w:numPr>
          <w:ilvl w:val="0"/>
          <w:numId w:val="12"/>
        </w:numPr>
        <w:rPr>
          <w:rFonts w:ascii="Times New Roman" w:hAnsi="Times New Roman" w:cs="Times New Roman"/>
          <w:color w:val="auto"/>
          <w:sz w:val="24"/>
        </w:rPr>
      </w:pPr>
      <w:r w:rsidRPr="00452C51">
        <w:rPr>
          <w:rFonts w:ascii="Times New Roman" w:hAnsi="Times New Roman" w:cs="Times New Roman"/>
          <w:color w:val="auto"/>
          <w:sz w:val="24"/>
        </w:rPr>
        <w:t>Define and name the fourth test case and state whether the four cases form a full operating-model-by-simplex-domain crossing.</w:t>
      </w:r>
    </w:p>
    <w:p w14:paraId="6615C0CE" w14:textId="77777777" w:rsidR="00FC3CBA" w:rsidRPr="00452C51" w:rsidRDefault="00FC3CBA" w:rsidP="00FC3CBA">
      <w:pPr>
        <w:pStyle w:val="Compact"/>
        <w:numPr>
          <w:ilvl w:val="0"/>
          <w:numId w:val="12"/>
        </w:numPr>
        <w:rPr>
          <w:rFonts w:ascii="Times New Roman" w:hAnsi="Times New Roman" w:cs="Times New Roman"/>
          <w:color w:val="auto"/>
          <w:sz w:val="24"/>
        </w:rPr>
      </w:pPr>
      <w:r w:rsidRPr="00452C51">
        <w:rPr>
          <w:rFonts w:ascii="Times New Roman" w:hAnsi="Times New Roman" w:cs="Times New Roman"/>
          <w:color w:val="auto"/>
          <w:sz w:val="24"/>
        </w:rPr>
        <w:t>Resolve whether the analyzed factorial design contained 972 experiments (four blocks) or 729 experiments (three retained blocks) per test case. The current builder, writer, and summarizer do not agree.</w:t>
      </w:r>
    </w:p>
    <w:p w14:paraId="6B92876F" w14:textId="77777777" w:rsidR="00FC3CBA" w:rsidRPr="00452C51" w:rsidRDefault="00FC3CBA" w:rsidP="00FC3CBA">
      <w:pPr>
        <w:pStyle w:val="Compact"/>
        <w:numPr>
          <w:ilvl w:val="0"/>
          <w:numId w:val="12"/>
        </w:numPr>
        <w:rPr>
          <w:rFonts w:ascii="Times New Roman" w:hAnsi="Times New Roman" w:cs="Times New Roman"/>
          <w:color w:val="auto"/>
          <w:sz w:val="24"/>
        </w:rPr>
      </w:pPr>
      <w:r w:rsidRPr="00452C51">
        <w:rPr>
          <w:rFonts w:ascii="Times New Roman" w:hAnsi="Times New Roman" w:cs="Times New Roman"/>
          <w:color w:val="auto"/>
          <w:sz w:val="24"/>
        </w:rPr>
        <w:t>Supply the numerical lower and upper simplex bounds used for the Pacific hake case and describe how those bounds were derived from the 2026 survey data.</w:t>
      </w:r>
    </w:p>
    <w:p w14:paraId="6F629D0A" w14:textId="77777777" w:rsidR="00FC3CBA" w:rsidRPr="00452C51" w:rsidRDefault="00FC3CBA" w:rsidP="00FC3CBA">
      <w:pPr>
        <w:pStyle w:val="Compact"/>
        <w:numPr>
          <w:ilvl w:val="0"/>
          <w:numId w:val="12"/>
        </w:numPr>
        <w:rPr>
          <w:rFonts w:ascii="Times New Roman" w:hAnsi="Times New Roman" w:cs="Times New Roman"/>
          <w:color w:val="auto"/>
          <w:sz w:val="24"/>
        </w:rPr>
      </w:pPr>
      <w:r w:rsidRPr="00452C51">
        <w:rPr>
          <w:rFonts w:ascii="Times New Roman" w:hAnsi="Times New Roman" w:cs="Times New Roman"/>
          <w:color w:val="auto"/>
          <w:sz w:val="24"/>
        </w:rPr>
        <w:t>Verify the multinomial operating-model equation, retained factorial levels, and replication settings against the production sensitivity script.</w:t>
      </w:r>
    </w:p>
    <w:p w14:paraId="352F823E" w14:textId="77777777" w:rsidR="00FC3CBA" w:rsidRPr="00452C51" w:rsidRDefault="00FC3CBA" w:rsidP="00FC3CBA">
      <w:pPr>
        <w:pStyle w:val="Compact"/>
        <w:numPr>
          <w:ilvl w:val="0"/>
          <w:numId w:val="12"/>
        </w:numPr>
        <w:rPr>
          <w:rFonts w:ascii="Times New Roman" w:hAnsi="Times New Roman" w:cs="Times New Roman"/>
          <w:color w:val="auto"/>
          <w:sz w:val="24"/>
        </w:rPr>
      </w:pPr>
      <w:r w:rsidRPr="00452C51">
        <w:rPr>
          <w:rFonts w:ascii="Times New Roman" w:hAnsi="Times New Roman" w:cs="Times New Roman"/>
          <w:color w:val="auto"/>
          <w:sz w:val="24"/>
        </w:rPr>
        <w:t>State how optimization failures and incomplete metric vectors were handled in every aggregate analysis.</w:t>
      </w:r>
    </w:p>
    <w:p w14:paraId="7AA456DE" w14:textId="77777777" w:rsidR="00FC3CBA" w:rsidRPr="00452C51" w:rsidRDefault="00FC3CBA" w:rsidP="00FC3CBA">
      <w:pPr>
        <w:pStyle w:val="Compact"/>
        <w:numPr>
          <w:ilvl w:val="0"/>
          <w:numId w:val="12"/>
        </w:numPr>
        <w:rPr>
          <w:rFonts w:ascii="Times New Roman" w:hAnsi="Times New Roman" w:cs="Times New Roman"/>
          <w:color w:val="auto"/>
          <w:sz w:val="24"/>
        </w:rPr>
      </w:pPr>
      <w:r w:rsidRPr="00452C51">
        <w:rPr>
          <w:rFonts w:ascii="Times New Roman" w:hAnsi="Times New Roman" w:cs="Times New Roman"/>
          <w:color w:val="auto"/>
          <w:sz w:val="24"/>
        </w:rPr>
        <w:lastRenderedPageBreak/>
        <w:t>Decide whether Code C and Code D global tests will receive multiplicity adjustment or will be explicitly labeled planned or exploratory analyses.</w:t>
      </w:r>
    </w:p>
    <w:p w14:paraId="506BC1BC" w14:textId="63A7DD5F" w:rsidR="003E7189" w:rsidRPr="00FC3CBA" w:rsidRDefault="00FC3CBA" w:rsidP="00FC3CBA">
      <w:pPr>
        <w:pStyle w:val="Compact"/>
        <w:numPr>
          <w:ilvl w:val="0"/>
          <w:numId w:val="12"/>
        </w:numPr>
        <w:rPr>
          <w:rFonts w:ascii="Times New Roman" w:hAnsi="Times New Roman" w:cs="Times New Roman"/>
          <w:color w:val="auto"/>
          <w:sz w:val="24"/>
        </w:rPr>
      </w:pPr>
      <w:r w:rsidRPr="00452C51">
        <w:rPr>
          <w:rFonts w:ascii="Times New Roman" w:hAnsi="Times New Roman" w:cs="Times New Roman"/>
          <w:color w:val="auto"/>
          <w:sz w:val="24"/>
        </w:rPr>
        <w:t>Report the realized sample sizes used by Codes A-E after memory-safe sampling and identify which analyses used all rows versus reproducible subsets.</w:t>
      </w:r>
      <w:bookmarkEnd w:id="35"/>
    </w:p>
    <w:p w14:paraId="11B3E84B" w14:textId="5B17CEC4" w:rsidR="002C7C20" w:rsidRDefault="002C7C20">
      <w:pPr>
        <w:pStyle w:val="Heading2"/>
        <w:rPr>
          <w:rFonts w:ascii="Times New Roman" w:hAnsi="Times New Roman" w:cs="Times New Roman"/>
          <w:color w:val="auto"/>
        </w:rPr>
      </w:pPr>
      <w:r>
        <w:rPr>
          <w:rFonts w:ascii="Times New Roman" w:hAnsi="Times New Roman" w:cs="Times New Roman"/>
          <w:color w:val="auto"/>
        </w:rPr>
        <w:t>Incorporate</w:t>
      </w:r>
      <w:r w:rsidR="00F95FB6">
        <w:rPr>
          <w:rFonts w:ascii="Times New Roman" w:hAnsi="Times New Roman" w:cs="Times New Roman"/>
          <w:color w:val="auto"/>
        </w:rPr>
        <w:t xml:space="preserve"> 2.1 and 2.2 into the </w:t>
      </w:r>
      <w:r>
        <w:rPr>
          <w:rFonts w:ascii="Times New Roman" w:hAnsi="Times New Roman" w:cs="Times New Roman"/>
          <w:color w:val="auto"/>
        </w:rPr>
        <w:t>Methods</w:t>
      </w:r>
      <w:r w:rsidR="00E96166">
        <w:rPr>
          <w:rFonts w:ascii="Times New Roman" w:hAnsi="Times New Roman" w:cs="Times New Roman"/>
          <w:color w:val="auto"/>
        </w:rPr>
        <w:t xml:space="preserve"> Outline</w:t>
      </w:r>
    </w:p>
    <w:p w14:paraId="6E156A7A" w14:textId="6028A0F6"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2.1 Composition data and the Dirichlet-multinomial likelihood</w:t>
      </w:r>
    </w:p>
    <w:p w14:paraId="46A2CABF" w14:textId="53C93315" w:rsidR="004E7ED7" w:rsidRPr="00480D01" w:rsidRDefault="00AF7F93">
      <w:pPr>
        <w:rPr>
          <w:rFonts w:cs="Times New Roman"/>
        </w:rPr>
      </w:pPr>
      <w:r w:rsidRPr="00480D01">
        <w:rPr>
          <w:rFonts w:cs="Times New Roman"/>
        </w:rPr>
        <w:t xml:space="preserve">Let x_g = (x_g1, ..., x_gK) denote the observed count vector for sampling group g, with total sample size N_g = sum_k x_gk. The true composition vector is p = (p1, ..., pK), where p_k &gt; 0 and sum_k p_k = 1. The simulations focus on K = 3 so the entire composition space can be evaluated over the two-dimensional simplex, with p3 = </w:t>
      </w:r>
      <w:bookmarkStart w:id="36" w:name="_Hlk231445761"/>
      <w:r w:rsidRPr="00480D01">
        <w:rPr>
          <w:rFonts w:cs="Times New Roman"/>
        </w:rPr>
        <w:t>1 - p1 - p2.</w:t>
      </w:r>
      <w:bookmarkEnd w:id="36"/>
    </w:p>
    <w:p w14:paraId="6E48E81C" w14:textId="77777777" w:rsidR="004E7ED7" w:rsidRPr="00480D01" w:rsidRDefault="00AF7F93">
      <w:pPr>
        <w:rPr>
          <w:rFonts w:cs="Times New Roman"/>
        </w:rPr>
      </w:pPr>
      <w:r w:rsidRPr="00480D01">
        <w:rPr>
          <w:rFonts w:cs="Times New Roman"/>
        </w:rPr>
        <w:t>Under the multinomial model, x_g is distributed as Multinomial(N_g, p). Under the Dirichlet-multinomial model, a latent group-specific probability vector phi_g is drawn from a Dirichlet distribution and x_g is then drawn from a multinomial distribution conditional on phi_g. The total Dirichlet concentration a0_g controls the amount of overdispersion: smaller concentration values imply more variable group-level compositions, while large values approach the multinomial model.</w:t>
      </w:r>
    </w:p>
    <w:p w14:paraId="7DFD7B7F" w14:textId="77777777" w:rsidR="004E7ED7" w:rsidRPr="00480D01" w:rsidRDefault="00AF7F93">
      <w:pPr>
        <w:rPr>
          <w:rFonts w:cs="Times New Roman"/>
        </w:rPr>
      </w:pPr>
      <w:r w:rsidRPr="00480D01">
        <w:rPr>
          <w:rFonts w:cs="Times New Roman"/>
        </w:rPr>
        <w:t>The practical modeling question is how a0_g should be represented. The estimators compared here differ in whether they estimate a free concentration vector, estimate group-specific total concentrations, impose a linear relationship between concentration and sample size, or ignore extra-multinomial variation.</w:t>
      </w:r>
    </w:p>
    <w:p w14:paraId="0077A4C3"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2.2 Estimation methods compared</w:t>
      </w:r>
    </w:p>
    <w:p w14:paraId="20DBF77E" w14:textId="77777777" w:rsidR="004E7ED7" w:rsidRPr="00480D01" w:rsidRDefault="004E7ED7">
      <w:pPr>
        <w:rPr>
          <w:rFonts w:cs="Times New Roman"/>
        </w:rPr>
      </w:pPr>
    </w:p>
    <w:p w14:paraId="31B25A5E" w14:textId="68B980EC" w:rsidR="004E7ED7" w:rsidRPr="00480D01" w:rsidRDefault="00AF7F93">
      <w:pPr>
        <w:rPr>
          <w:rFonts w:cs="Times New Roman"/>
        </w:rPr>
      </w:pPr>
      <w:r w:rsidRPr="00480D01">
        <w:rPr>
          <w:rFonts w:cs="Times New Roman"/>
        </w:rPr>
        <w:t>Methods iii and v are the principal linear Dirichlet-multinomial forms. Both enforce the same structural idea</w:t>
      </w:r>
      <w:ins w:id="37" w:author="Kelli.Johnson" w:date="2026-06-04T06:07:00Z">
        <w:r w:rsidR="00241C87" w:rsidRPr="00480D01">
          <w:rPr>
            <w:rFonts w:cs="Times New Roman"/>
          </w:rPr>
          <w:t>,</w:t>
        </w:r>
      </w:ins>
      <w:r w:rsidRPr="00480D01">
        <w:rPr>
          <w:rFonts w:cs="Times New Roman"/>
        </w:rPr>
        <w:t xml:space="preserve"> groups with larger observed sample sizes receive larger total concentration and therefore higher effective information. Method iii is appropriate when theta is fixed by design or external calibration, while method v is appropriate when theta should be estimated within the likelihood.</w:t>
      </w:r>
    </w:p>
    <w:p w14:paraId="22418777" w14:textId="77777777" w:rsidR="004E7ED7" w:rsidRPr="00480D01" w:rsidRDefault="00AF7F93">
      <w:pPr>
        <w:pStyle w:val="Heading1"/>
        <w:rPr>
          <w:rFonts w:ascii="Times New Roman" w:hAnsi="Times New Roman" w:cs="Times New Roman"/>
          <w:color w:val="auto"/>
        </w:rPr>
      </w:pPr>
      <w:r w:rsidRPr="00480D01">
        <w:rPr>
          <w:rFonts w:ascii="Times New Roman" w:hAnsi="Times New Roman" w:cs="Times New Roman"/>
          <w:color w:val="auto"/>
        </w:rPr>
        <w:t>3. Methods</w:t>
      </w:r>
    </w:p>
    <w:p w14:paraId="46F6A65D"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3.1 Factorial experimental design</w:t>
      </w:r>
    </w:p>
    <w:p w14:paraId="7F591838" w14:textId="2F93C4D6" w:rsidR="004E7ED7" w:rsidRPr="00480D01" w:rsidRDefault="00AF7F93">
      <w:pPr>
        <w:rPr>
          <w:rFonts w:cs="Times New Roman"/>
        </w:rPr>
      </w:pPr>
      <w:r w:rsidRPr="00480D01">
        <w:rPr>
          <w:rFonts w:cs="Times New Roman"/>
        </w:rPr>
        <w:t>The simulation design was constructed to vary the factors most likely to affect estimation accuracy. The design treats the sample-size distribution as a design block and crosses five three-level experimental factors within each block. This structure separates the effect of the sample-size generator from the effects of sample-size level, composition heterogeneity, concentration level, concentration heterogeneity, and the number of sampled groups.</w:t>
      </w:r>
    </w:p>
    <w:p w14:paraId="180325C4" w14:textId="77777777" w:rsidR="004E7ED7" w:rsidRPr="00480D01" w:rsidRDefault="00AF7F93">
      <w:pPr>
        <w:rPr>
          <w:rFonts w:cs="Times New Roman"/>
        </w:rPr>
      </w:pPr>
      <w:r w:rsidRPr="00480D01">
        <w:rPr>
          <w:rFonts w:cs="Times New Roman"/>
        </w:rPr>
        <w:t>The five experimental factors are mean_nsamp, sigma, theta_true, theta_CV, and G. Distribution-specific spread parameters are held fixed within the retained common-factor design so that G can serve as the common fifth factor across sample-size distribution blocks. This choice makes the factorial comparisons more interpretable because the same five factors are tested across all retained blocks.</w:t>
      </w:r>
    </w:p>
    <w:p w14:paraId="22404B20" w14:textId="77777777" w:rsidR="004E7ED7" w:rsidRPr="00480D01" w:rsidRDefault="004E7ED7">
      <w:pPr>
        <w:rPr>
          <w:rFonts w:cs="Times New Roman"/>
        </w:rPr>
      </w:pPr>
    </w:p>
    <w:p w14:paraId="178ED0D6"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3.2 Data generation</w:t>
      </w:r>
    </w:p>
    <w:p w14:paraId="5CEE5CC9" w14:textId="55617110" w:rsidR="004E7ED7" w:rsidRPr="00480D01" w:rsidRDefault="00AF7F93">
      <w:pPr>
        <w:rPr>
          <w:rFonts w:cs="Times New Roman"/>
        </w:rPr>
      </w:pPr>
      <w:r w:rsidRPr="00480D01">
        <w:rPr>
          <w:rFonts w:cs="Times New Roman"/>
        </w:rPr>
        <w:t>For each true composition on the</w:t>
      </w:r>
      <w:r w:rsidR="00730FD2" w:rsidRPr="00480D01">
        <w:rPr>
          <w:rFonts w:cs="Times New Roman"/>
        </w:rPr>
        <w:t xml:space="preserve"> proportion</w:t>
      </w:r>
      <w:r w:rsidRPr="00480D01">
        <w:rPr>
          <w:rFonts w:cs="Times New Roman"/>
        </w:rPr>
        <w:t xml:space="preserve"> </w:t>
      </w:r>
      <w:commentRangeStart w:id="38"/>
      <w:r w:rsidRPr="00480D01">
        <w:rPr>
          <w:rFonts w:cs="Times New Roman"/>
        </w:rPr>
        <w:t>simplex</w:t>
      </w:r>
      <w:commentRangeEnd w:id="38"/>
      <w:r w:rsidR="00992F4B" w:rsidRPr="00480D01">
        <w:rPr>
          <w:rStyle w:val="CommentReference"/>
          <w:rFonts w:cs="Times New Roman"/>
          <w:sz w:val="22"/>
          <w:szCs w:val="22"/>
        </w:rPr>
        <w:commentReference w:id="38"/>
      </w:r>
      <w:r w:rsidRPr="00480D01">
        <w:rPr>
          <w:rFonts w:cs="Times New Roman"/>
        </w:rPr>
        <w:t xml:space="preserve"> and each simulated dataset, group sample sizes N_g were generated according to the sample-size distribution block. The data generator then formed group-level concentration values using a linear concentration structure, a0_g = (theta_g * od_mult) N_g, where theta_g represents the group-specific concentration weight and od_mult is a fixed multiplier. Group-specific composition </w:t>
      </w:r>
      <w:r w:rsidRPr="00480D01">
        <w:rPr>
          <w:rFonts w:cs="Times New Roman"/>
        </w:rPr>
        <w:lastRenderedPageBreak/>
        <w:t>variation was introduced by perturbing log(p_true) with normally distributed deviations having standard deviation sigma and then renormalizing to the simplex.</w:t>
      </w:r>
    </w:p>
    <w:p w14:paraId="3F6A69F4" w14:textId="77777777" w:rsidR="004E7ED7" w:rsidRPr="00480D01" w:rsidRDefault="00AF7F93">
      <w:pPr>
        <w:rPr>
          <w:rFonts w:cs="Times New Roman"/>
        </w:rPr>
      </w:pPr>
      <w:r w:rsidRPr="00480D01">
        <w:rPr>
          <w:rFonts w:cs="Times New Roman"/>
        </w:rPr>
        <w:t>Conditional on the generated group-level composition and concentration, observed counts were sampled from the Dirichlet-multinomial mechanism. This design deliberately favors the linear Dirichlet-multinomial family as the data-generating structure, but the factorial design evaluates when the relative advantage is large, small, or practically negligible across sample-size regimes, overdispersion levels, and simplex locations.</w:t>
      </w:r>
    </w:p>
    <w:p w14:paraId="706F94CC"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3.3 Accuracy metrics</w:t>
      </w:r>
    </w:p>
    <w:p w14:paraId="03AC4A2D" w14:textId="1898EFA3" w:rsidR="004E7ED7" w:rsidRPr="00480D01" w:rsidRDefault="00AF7F93">
      <w:pPr>
        <w:rPr>
          <w:rFonts w:cs="Times New Roman"/>
        </w:rPr>
      </w:pPr>
      <w:r w:rsidRPr="00480D01">
        <w:rPr>
          <w:rFonts w:cs="Times New Roman"/>
        </w:rPr>
        <w:t>Estimator accuracy was assessed by comparing the fitted composition vector with the true composition vector. Th</w:t>
      </w:r>
      <w:r w:rsidR="00992F4B" w:rsidRPr="00480D01">
        <w:rPr>
          <w:rFonts w:cs="Times New Roman"/>
        </w:rPr>
        <w:t>e following three</w:t>
      </w:r>
      <w:r w:rsidRPr="00480D01">
        <w:rPr>
          <w:rFonts w:cs="Times New Roman"/>
        </w:rPr>
        <w:t xml:space="preserve"> metrics were used: </w:t>
      </w:r>
      <w:ins w:id="39" w:author="Kelli.Johnson" w:date="2026-06-04T06:30:00Z">
        <w:r w:rsidR="00992F4B" w:rsidRPr="00480D01">
          <w:rPr>
            <w:rFonts w:cs="Times New Roman"/>
          </w:rPr>
          <w:t>root mean square error (</w:t>
        </w:r>
      </w:ins>
      <w:r w:rsidRPr="00480D01">
        <w:rPr>
          <w:rFonts w:cs="Times New Roman"/>
        </w:rPr>
        <w:t>RMSE</w:t>
      </w:r>
      <w:ins w:id="40" w:author="Kelli.Johnson" w:date="2026-06-04T06:30:00Z">
        <w:r w:rsidR="00992F4B" w:rsidRPr="00480D01">
          <w:rPr>
            <w:rFonts w:cs="Times New Roman"/>
          </w:rPr>
          <w:t>)</w:t>
        </w:r>
      </w:ins>
      <w:r w:rsidRPr="00480D01">
        <w:rPr>
          <w:rFonts w:cs="Times New Roman"/>
        </w:rPr>
        <w:t xml:space="preserve">, the </w:t>
      </w:r>
      <w:commentRangeStart w:id="41"/>
      <w:r w:rsidRPr="00480D01">
        <w:rPr>
          <w:rFonts w:cs="Times New Roman"/>
        </w:rPr>
        <w:t>L1 norm, and the Linf norm</w:t>
      </w:r>
      <w:commentRangeEnd w:id="41"/>
      <w:r w:rsidR="00992F4B" w:rsidRPr="00480D01">
        <w:rPr>
          <w:rStyle w:val="CommentReference"/>
          <w:rFonts w:cs="Times New Roman"/>
          <w:sz w:val="22"/>
          <w:szCs w:val="22"/>
        </w:rPr>
        <w:commentReference w:id="41"/>
      </w:r>
      <w:r w:rsidRPr="00480D01">
        <w:rPr>
          <w:rFonts w:cs="Times New Roman"/>
        </w:rPr>
        <w:t>. RMSE measures average squared component error</w:t>
      </w:r>
      <w:ins w:id="42" w:author="Kelli.Johnson" w:date="2026-06-04T07:24:00Z">
        <w:r w:rsidR="001B1690" w:rsidRPr="00480D01">
          <w:rPr>
            <w:rFonts w:cs="Times New Roman"/>
          </w:rPr>
          <w:t xml:space="preserve"> giving more weight </w:t>
        </w:r>
      </w:ins>
      <w:ins w:id="43" w:author="Kelli.Johnson" w:date="2026-06-04T07:25:00Z">
        <w:r w:rsidR="001B1690" w:rsidRPr="00480D01">
          <w:rPr>
            <w:rFonts w:cs="Times New Roman"/>
          </w:rPr>
          <w:t>to errors that are larger</w:t>
        </w:r>
      </w:ins>
      <w:r w:rsidRPr="00480D01">
        <w:rPr>
          <w:rFonts w:cs="Times New Roman"/>
        </w:rPr>
        <w:t>, the L1 norm measures total absolute component error</w:t>
      </w:r>
      <w:ins w:id="44" w:author="Kelli.Johnson" w:date="2026-06-04T07:25:00Z">
        <w:r w:rsidR="001B1690" w:rsidRPr="00480D01">
          <w:rPr>
            <w:rFonts w:cs="Times New Roman"/>
          </w:rPr>
          <w:t xml:space="preserve"> b</w:t>
        </w:r>
      </w:ins>
      <w:ins w:id="45" w:author="Kelli.Johnson" w:date="2026-06-04T07:26:00Z">
        <w:r w:rsidR="001B1690" w:rsidRPr="00480D01">
          <w:rPr>
            <w:rFonts w:cs="Times New Roman"/>
          </w:rPr>
          <w:t>etween sets of data</w:t>
        </w:r>
      </w:ins>
      <w:r w:rsidRPr="00480D01">
        <w:rPr>
          <w:rFonts w:cs="Times New Roman"/>
        </w:rPr>
        <w:t>, and the Linf norm measures the largest absolute component error</w:t>
      </w:r>
      <w:ins w:id="46" w:author="Kelli.Johnson" w:date="2026-06-04T07:26:00Z">
        <w:r w:rsidR="001B1690" w:rsidRPr="00480D01">
          <w:rPr>
            <w:rFonts w:cs="Times New Roman"/>
          </w:rPr>
          <w:t xml:space="preserve"> between sets of data</w:t>
        </w:r>
      </w:ins>
      <w:r w:rsidRPr="00480D01">
        <w:rPr>
          <w:rFonts w:cs="Times New Roman"/>
        </w:rPr>
        <w:t>. Using all three metrics checks whether conclusions depend on average error, aggregate absolute error, or worst-component error.</w:t>
      </w:r>
    </w:p>
    <w:p w14:paraId="03A661C4"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3.4 Statistical analyses</w:t>
      </w:r>
    </w:p>
    <w:p w14:paraId="21013F46" w14:textId="77777777" w:rsidR="004E7ED7" w:rsidRPr="00480D01" w:rsidRDefault="00AF7F93">
      <w:pPr>
        <w:rPr>
          <w:rFonts w:cs="Times New Roman"/>
        </w:rPr>
      </w:pPr>
      <w:r w:rsidRPr="00480D01">
        <w:rPr>
          <w:rFonts w:cs="Times New Roman"/>
        </w:rPr>
        <w:t xml:space="preserve">All scalar accuracy metrics were analyzed on log-transformed scales. The transformation log1p(x) = log(1 + x) was used for nonnegative accuracy values because it keeps zero values valid, reduces right skew, and stabilizes variance. For </w:t>
      </w:r>
      <w:commentRangeStart w:id="47"/>
      <w:r w:rsidRPr="00480D01">
        <w:rPr>
          <w:rFonts w:cs="Times New Roman"/>
        </w:rPr>
        <w:t>pairwise method contrasts</w:t>
      </w:r>
      <w:commentRangeEnd w:id="47"/>
      <w:r w:rsidR="001B1690" w:rsidRPr="00480D01">
        <w:rPr>
          <w:rStyle w:val="CommentReference"/>
          <w:rFonts w:cs="Times New Roman"/>
          <w:sz w:val="22"/>
          <w:szCs w:val="22"/>
        </w:rPr>
        <w:commentReference w:id="47"/>
      </w:r>
      <w:r w:rsidRPr="00480D01">
        <w:rPr>
          <w:rFonts w:cs="Times New Roman"/>
        </w:rPr>
        <w:t>, differences on the log scale are interpreted as log-ratios of errors, so a negative contrast for method A minus method B indicates lower relative error for method A.</w:t>
      </w:r>
    </w:p>
    <w:p w14:paraId="47E51434" w14:textId="767942D6" w:rsidR="004E7ED7" w:rsidRPr="00480D01" w:rsidRDefault="00AF7F93">
      <w:pPr>
        <w:rPr>
          <w:rFonts w:cs="Times New Roman"/>
        </w:rPr>
      </w:pPr>
      <w:r w:rsidRPr="00480D01">
        <w:rPr>
          <w:rFonts w:cs="Times New Roman"/>
        </w:rPr>
        <w:t>The statistical analysis used complementary models rather than relying on a single test. A factorial MANOVA/ANOVA summarized how method and design factors affected transformed RMSE, L1, and Linf. A mixed-effects model analyzed log1p(accuracy) with fixed effects for method, metric, design block, G, theta_true, theta_CV, sigma, mean_nsamp, p1, and p2, and random intercepts for experiment, simplex point, and dataset. Pairwise Hotelling or MANOVA contrasts tested method differences using log-ratios of errors</w:t>
      </w:r>
      <w:ins w:id="48" w:author="Kelli.Johnson" w:date="2026-06-04T07:28:00Z">
        <w:r w:rsidR="001B1690" w:rsidRPr="00480D01">
          <w:rPr>
            <w:rFonts w:cs="Times New Roman"/>
          </w:rPr>
          <w:t xml:space="preserve"> (citation)</w:t>
        </w:r>
      </w:ins>
      <w:r w:rsidRPr="00480D01">
        <w:rPr>
          <w:rFonts w:cs="Times New Roman"/>
        </w:rPr>
        <w:t>. A factorial pairwise contrast analysis identified which design factors altered relative method performance.</w:t>
      </w:r>
    </w:p>
    <w:p w14:paraId="3A44FC70" w14:textId="77777777" w:rsidR="004E7ED7" w:rsidRPr="00480D01" w:rsidRDefault="00AF7F93">
      <w:pPr>
        <w:rPr>
          <w:rFonts w:cs="Times New Roman"/>
        </w:rPr>
      </w:pPr>
      <w:r w:rsidRPr="00480D01">
        <w:rPr>
          <w:rFonts w:cs="Times New Roman"/>
        </w:rPr>
        <w:t xml:space="preserve">The </w:t>
      </w:r>
      <w:commentRangeStart w:id="49"/>
      <w:r w:rsidRPr="00480D01">
        <w:rPr>
          <w:rFonts w:cs="Times New Roman"/>
        </w:rPr>
        <w:t xml:space="preserve">global GAM </w:t>
      </w:r>
      <w:commentRangeEnd w:id="49"/>
      <w:r w:rsidR="001B1690" w:rsidRPr="00480D01">
        <w:rPr>
          <w:rStyle w:val="CommentReference"/>
          <w:rFonts w:cs="Times New Roman"/>
          <w:sz w:val="22"/>
          <w:szCs w:val="22"/>
        </w:rPr>
        <w:commentReference w:id="49"/>
      </w:r>
      <w:r w:rsidRPr="00480D01">
        <w:rPr>
          <w:rFonts w:cs="Times New Roman"/>
        </w:rPr>
        <w:t xml:space="preserve">provided a complementary surface analysis over the two-dimensional simplex. The model included metric-by-method effects, design factors, and method-specific smooth terms s(p1, p2). The resulting </w:t>
      </w:r>
      <w:commentRangeStart w:id="50"/>
      <w:r w:rsidRPr="00480D01">
        <w:rPr>
          <w:rFonts w:cs="Times New Roman"/>
        </w:rPr>
        <w:t xml:space="preserve">gratia plot </w:t>
      </w:r>
      <w:commentRangeEnd w:id="50"/>
      <w:r w:rsidR="001B1690" w:rsidRPr="00480D01">
        <w:rPr>
          <w:rStyle w:val="CommentReference"/>
          <w:rFonts w:cs="Times New Roman"/>
          <w:sz w:val="22"/>
          <w:szCs w:val="22"/>
        </w:rPr>
        <w:commentReference w:id="50"/>
      </w:r>
      <w:r w:rsidRPr="00480D01">
        <w:rPr>
          <w:rFonts w:cs="Times New Roman"/>
        </w:rPr>
        <w:t>shows partial effects on the fitted log1p error scale. Positive red regions indicate simplex locations where the fitted error is higher than expected after adjustment, whereas negative blue regions indicate lower fitted error after adjustment. Finally, the rank analysis assigned rank 1 to the method with the lowest error within each dataset and metric and summarized the probability that each method was best.</w:t>
      </w:r>
    </w:p>
    <w:p w14:paraId="03951D99" w14:textId="77777777" w:rsidR="004E7ED7" w:rsidRPr="00480D01" w:rsidRDefault="00AF7F93">
      <w:pPr>
        <w:pStyle w:val="Heading1"/>
        <w:rPr>
          <w:rFonts w:ascii="Times New Roman" w:hAnsi="Times New Roman" w:cs="Times New Roman"/>
          <w:color w:val="auto"/>
        </w:rPr>
      </w:pPr>
      <w:r w:rsidRPr="00480D01">
        <w:rPr>
          <w:rFonts w:ascii="Times New Roman" w:hAnsi="Times New Roman" w:cs="Times New Roman"/>
          <w:color w:val="auto"/>
        </w:rPr>
        <w:t>4. Results</w:t>
      </w:r>
    </w:p>
    <w:p w14:paraId="0A9D1FF2"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4.1 Integrated ranking of methods</w:t>
      </w:r>
    </w:p>
    <w:p w14:paraId="48DF4494" w14:textId="77777777" w:rsidR="004E7ED7" w:rsidRPr="00480D01" w:rsidRDefault="00AF7F93">
      <w:pPr>
        <w:rPr>
          <w:rFonts w:cs="Times New Roman"/>
        </w:rPr>
      </w:pPr>
      <w:r w:rsidRPr="00480D01">
        <w:rPr>
          <w:rFonts w:cs="Times New Roman"/>
        </w:rPr>
        <w:t>The integrated statistical evidence supports the ranking v approximately tied with iii, followed by iv, i, and ii. Method v is the best point-estimate method by log-error magnitude and mixed-model estimated marginal means. Method iii is nearly tied with method v and is the most defensible co-leader because the estimated advantage of v over iii is small. Method iv is consistently competitive but is usually slightly worse than iii and v. Method i is a reasonable baseline, while method ii is the least reliable default because it has poor average performance despite occasional individual wins.</w:t>
      </w:r>
    </w:p>
    <w:p w14:paraId="71B0FE64" w14:textId="77777777" w:rsidR="004E7ED7" w:rsidRPr="00480D01" w:rsidRDefault="004E7ED7">
      <w:pPr>
        <w:rPr>
          <w:rFonts w:cs="Times New Roman"/>
        </w:rPr>
      </w:pPr>
    </w:p>
    <w:p w14:paraId="2E1C4874"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4.2 Experiment 437 as an RMSE example</w:t>
      </w:r>
    </w:p>
    <w:p w14:paraId="0E144304" w14:textId="77777777" w:rsidR="004E7ED7" w:rsidRPr="00480D01" w:rsidRDefault="00AF7F93">
      <w:pPr>
        <w:rPr>
          <w:rFonts w:cs="Times New Roman"/>
        </w:rPr>
      </w:pPr>
      <w:r w:rsidRPr="00480D01">
        <w:rPr>
          <w:rFonts w:cs="Times New Roman"/>
        </w:rPr>
        <w:t xml:space="preserve">Experiment 437 illustrates the typical RMSE pattern in which the linear Dirichlet-multinomial methods are in the leading group and method ii is clearly less accurate. In this example, method ii has the largest estimated marginal mean RMSE, at about 0.093, while methods iii, iv, and v are clustered near 0.073-0.074. Method v is numerically </w:t>
      </w:r>
      <w:r w:rsidRPr="00480D01">
        <w:rPr>
          <w:rFonts w:cs="Times New Roman"/>
        </w:rPr>
        <w:lastRenderedPageBreak/>
        <w:t>lowest, and its RMSE is roughly 22% lower than method ii in this example. The practical point is that the strongest methods are close to one another, whereas the separation between the leading group and method ii is large enough to matter.</w:t>
      </w:r>
    </w:p>
    <w:p w14:paraId="3A5B9EC2" w14:textId="77777777" w:rsidR="004E7ED7" w:rsidRPr="00480D01" w:rsidRDefault="00AF7F93">
      <w:pPr>
        <w:jc w:val="center"/>
        <w:rPr>
          <w:rFonts w:cs="Times New Roman"/>
        </w:rPr>
      </w:pPr>
      <w:r w:rsidRPr="00480D01">
        <w:rPr>
          <w:rFonts w:cs="Times New Roman"/>
          <w:noProof/>
        </w:rPr>
        <w:drawing>
          <wp:inline distT="0" distB="0" distL="0" distR="0" wp14:anchorId="1280CFB6" wp14:editId="72AD2F5D">
            <wp:extent cx="5303520"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emmeans_hake_ex437.png"/>
                    <pic:cNvPicPr/>
                  </pic:nvPicPr>
                  <pic:blipFill>
                    <a:blip r:embed="rId10"/>
                    <a:stretch>
                      <a:fillRect/>
                    </a:stretch>
                  </pic:blipFill>
                  <pic:spPr>
                    <a:xfrm>
                      <a:off x="0" y="0"/>
                      <a:ext cx="5303520" cy="4419600"/>
                    </a:xfrm>
                    <a:prstGeom prst="rect">
                      <a:avLst/>
                    </a:prstGeom>
                  </pic:spPr>
                </pic:pic>
              </a:graphicData>
            </a:graphic>
          </wp:inline>
        </w:drawing>
      </w:r>
    </w:p>
    <w:p w14:paraId="67E65C0E" w14:textId="77777777" w:rsidR="004E7ED7" w:rsidRPr="00480D01" w:rsidRDefault="00AF7F93">
      <w:pPr>
        <w:pStyle w:val="Caption"/>
        <w:rPr>
          <w:rFonts w:cs="Times New Roman"/>
          <w:color w:val="auto"/>
        </w:rPr>
      </w:pPr>
      <w:r w:rsidRPr="00480D01">
        <w:rPr>
          <w:rFonts w:cs="Times New Roman"/>
          <w:color w:val="auto"/>
        </w:rPr>
        <w:t>Figure 1. Estimated marginal mean RMSE for experiment 437, with 95% confidence intervals. The figure provides an experiment-level example of the leading performance of methods iii, iv, and v relative to method ii, with method v numerically lowest.</w:t>
      </w:r>
    </w:p>
    <w:p w14:paraId="0B666E4A"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4.3 Experiment 185 as an L1 example</w:t>
      </w:r>
    </w:p>
    <w:p w14:paraId="73A1C141" w14:textId="77777777" w:rsidR="004E7ED7" w:rsidRPr="00480D01" w:rsidRDefault="00AF7F93">
      <w:pPr>
        <w:rPr>
          <w:rFonts w:cs="Times New Roman"/>
        </w:rPr>
      </w:pPr>
      <w:r w:rsidRPr="00480D01">
        <w:rPr>
          <w:rFonts w:cs="Times New Roman"/>
        </w:rPr>
        <w:t>Experiment 185 shows that the relative accuracy pattern can be more pronounced under the L1 norm. In this example, method i has the largest estimated marginal mean L1 error, near 0.27, method ii is lower but still clearly above the leading methods, near 0.14, and methods iii, iv, and v are clustered near 0.09. Relative to method ii, the leading methods reduce L1 error by about one-third or more; relative to method i, the reduction is about two-thirds. This example reinforces the integrated result that methods iii, iv, and v are practically stronger than the weaker methods, even when the identity of the worst method varies by experiment.</w:t>
      </w:r>
    </w:p>
    <w:p w14:paraId="1F7FD98B" w14:textId="77777777" w:rsidR="004E7ED7" w:rsidRPr="00480D01" w:rsidRDefault="00AF7F93">
      <w:pPr>
        <w:jc w:val="center"/>
        <w:rPr>
          <w:rFonts w:cs="Times New Roman"/>
        </w:rPr>
      </w:pPr>
      <w:r w:rsidRPr="00480D01">
        <w:rPr>
          <w:rFonts w:cs="Times New Roman"/>
          <w:noProof/>
        </w:rPr>
        <w:lastRenderedPageBreak/>
        <w:drawing>
          <wp:inline distT="0" distB="0" distL="0" distR="0" wp14:anchorId="78FEF01A" wp14:editId="674E163F">
            <wp:extent cx="5303520" cy="441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norm_emmeans_hake_ex185.png"/>
                    <pic:cNvPicPr/>
                  </pic:nvPicPr>
                  <pic:blipFill>
                    <a:blip r:embed="rId11"/>
                    <a:stretch>
                      <a:fillRect/>
                    </a:stretch>
                  </pic:blipFill>
                  <pic:spPr>
                    <a:xfrm>
                      <a:off x="0" y="0"/>
                      <a:ext cx="5303520" cy="4419600"/>
                    </a:xfrm>
                    <a:prstGeom prst="rect">
                      <a:avLst/>
                    </a:prstGeom>
                  </pic:spPr>
                </pic:pic>
              </a:graphicData>
            </a:graphic>
          </wp:inline>
        </w:drawing>
      </w:r>
    </w:p>
    <w:p w14:paraId="06C977F3" w14:textId="77777777" w:rsidR="004E7ED7" w:rsidRPr="00480D01" w:rsidRDefault="00AF7F93">
      <w:pPr>
        <w:pStyle w:val="Caption"/>
        <w:rPr>
          <w:rFonts w:cs="Times New Roman"/>
          <w:color w:val="auto"/>
        </w:rPr>
      </w:pPr>
      <w:r w:rsidRPr="00480D01">
        <w:rPr>
          <w:rFonts w:cs="Times New Roman"/>
          <w:color w:val="auto"/>
        </w:rPr>
        <w:t>Figure 2. Estimated marginal mean L1 norm for experiment 185, with 95% confidence intervals. The figure shows a strong separation between the leading methods iii, iv, and v and the weaker methods in this experiment.</w:t>
      </w:r>
    </w:p>
    <w:p w14:paraId="7A0B5F91"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4.4 Simplex-dependent relative accuracy from the GAM</w:t>
      </w:r>
    </w:p>
    <w:p w14:paraId="215E4A05" w14:textId="77777777" w:rsidR="004E7ED7" w:rsidRPr="00480D01" w:rsidRDefault="00AF7F93">
      <w:pPr>
        <w:rPr>
          <w:rFonts w:cs="Times New Roman"/>
        </w:rPr>
      </w:pPr>
      <w:r w:rsidRPr="00480D01">
        <w:rPr>
          <w:rFonts w:cs="Times New Roman"/>
        </w:rPr>
        <w:t>The GAM smooths show that composition location affects fitted error even after accounting for method, metric, design block, and other design factors. Across methods, fitted error tends to be higher in the interior of the simplex, where the three proportions are more balanced, and lower near edges or vertices, where one component dominates. This is a geometry effect: balanced compositions leave more room for estimation error to be distributed among components, while dominance cases constrain error in different ways.</w:t>
      </w:r>
    </w:p>
    <w:p w14:paraId="394A5D89" w14:textId="77777777" w:rsidR="004E7ED7" w:rsidRPr="00480D01" w:rsidRDefault="00AF7F93">
      <w:pPr>
        <w:rPr>
          <w:rFonts w:cs="Times New Roman"/>
        </w:rPr>
      </w:pPr>
      <w:r w:rsidRPr="00480D01">
        <w:rPr>
          <w:rFonts w:cs="Times New Roman"/>
        </w:rPr>
        <w:t>The method-specific panels show differences in the strength of this geometry effect. Method ii has the flattest fitted surface and appears least sensitive to simplex location, but that does not imply better total accuracy. Methods iv and v show the strongest interior positive effects, while methods i and iii are intermediate. The plot should therefore be interpreted as a map of where adjusted error is higher or lower, not as the primary method ranking.</w:t>
      </w:r>
    </w:p>
    <w:p w14:paraId="74F321B0" w14:textId="77777777" w:rsidR="004E7ED7" w:rsidRPr="00480D01" w:rsidRDefault="00AF7F93">
      <w:pPr>
        <w:jc w:val="center"/>
        <w:rPr>
          <w:rFonts w:cs="Times New Roman"/>
        </w:rPr>
      </w:pPr>
      <w:r w:rsidRPr="00480D01">
        <w:rPr>
          <w:rFonts w:cs="Times New Roman"/>
          <w:noProof/>
        </w:rPr>
        <w:lastRenderedPageBreak/>
        <w:drawing>
          <wp:inline distT="0" distB="0" distL="0" distR="0" wp14:anchorId="39B85204" wp14:editId="6F2F4934">
            <wp:extent cx="6217920" cy="4144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E_global_gratia_smooths(2).png"/>
                    <pic:cNvPicPr/>
                  </pic:nvPicPr>
                  <pic:blipFill>
                    <a:blip r:embed="rId12"/>
                    <a:stretch>
                      <a:fillRect/>
                    </a:stretch>
                  </pic:blipFill>
                  <pic:spPr>
                    <a:xfrm>
                      <a:off x="0" y="0"/>
                      <a:ext cx="6217920" cy="4144268"/>
                    </a:xfrm>
                    <a:prstGeom prst="rect">
                      <a:avLst/>
                    </a:prstGeom>
                  </pic:spPr>
                </pic:pic>
              </a:graphicData>
            </a:graphic>
          </wp:inline>
        </w:drawing>
      </w:r>
    </w:p>
    <w:p w14:paraId="2E6063BC" w14:textId="77777777" w:rsidR="004E7ED7" w:rsidRPr="00480D01" w:rsidRDefault="00AF7F93">
      <w:pPr>
        <w:pStyle w:val="Caption"/>
        <w:rPr>
          <w:rFonts w:cs="Times New Roman"/>
          <w:color w:val="auto"/>
        </w:rPr>
      </w:pPr>
      <w:r w:rsidRPr="00480D01">
        <w:rPr>
          <w:rFonts w:cs="Times New Roman"/>
          <w:color w:val="auto"/>
        </w:rPr>
        <w:t>Figure 3. Method-specific GAM smooths over the two-dimensional simplex. Positive red regions show higher fitted log1p error after adjustment for design factors; negative blue regions show lower fitted error. The main pattern is higher adjusted error in the simplex interior and lower adjusted error near boundaries.</w:t>
      </w:r>
    </w:p>
    <w:p w14:paraId="42DEF472"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4.5 Probability that each method is best</w:t>
      </w:r>
    </w:p>
    <w:p w14:paraId="7E548863" w14:textId="77777777" w:rsidR="004E7ED7" w:rsidRPr="00480D01" w:rsidRDefault="00AF7F93">
      <w:pPr>
        <w:rPr>
          <w:rFonts w:cs="Times New Roman"/>
        </w:rPr>
      </w:pPr>
      <w:r w:rsidRPr="00480D01">
        <w:rPr>
          <w:rFonts w:cs="Times New Roman"/>
        </w:rPr>
        <w:t>The rank-probability analysis provides the most direct ordinal summary of how often each method is best within a dataset and metric. Rank 1 was assigned to the lowest error within each comparison set. The figure shows that method ii can have a high probability of being rank 1 in individual comparisons, but this result must be interpreted with the magnitude-based analyses. A method can win often and still be a poor default if its losses are large or if its mean rank and average error are unfavorable.</w:t>
      </w:r>
    </w:p>
    <w:p w14:paraId="0C01290A" w14:textId="77777777" w:rsidR="004E7ED7" w:rsidRPr="00480D01" w:rsidRDefault="00AF7F93">
      <w:pPr>
        <w:rPr>
          <w:rFonts w:cs="Times New Roman"/>
        </w:rPr>
      </w:pPr>
      <w:r w:rsidRPr="00480D01">
        <w:rPr>
          <w:rFonts w:cs="Times New Roman"/>
        </w:rPr>
        <w:t>The practical bottom line is therefore not that a single rank-probability panel should determine the default method. Instead, the rank analysis is most useful as a robustness check on the magnitude-based conclusion. The integrated conclusion remains that methods v and iii form the best-supported leading tier, method iv is a strong secondary option, method i is intermediate, and method ii is too volatile to recommend as the default.</w:t>
      </w:r>
    </w:p>
    <w:p w14:paraId="23902DD7" w14:textId="77777777" w:rsidR="004E7ED7" w:rsidRPr="00480D01" w:rsidRDefault="00AF7F93">
      <w:pPr>
        <w:jc w:val="center"/>
        <w:rPr>
          <w:rFonts w:cs="Times New Roman"/>
        </w:rPr>
      </w:pPr>
      <w:r w:rsidRPr="00480D01">
        <w:rPr>
          <w:rFonts w:cs="Times New Roman"/>
          <w:noProof/>
        </w:rPr>
        <w:lastRenderedPageBreak/>
        <w:drawing>
          <wp:inline distT="0" distB="0" distL="0" distR="0" wp14:anchorId="0418435C" wp14:editId="31DCD074">
            <wp:extent cx="6217920" cy="43507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_probability_best_by_metric(1).png"/>
                    <pic:cNvPicPr/>
                  </pic:nvPicPr>
                  <pic:blipFill>
                    <a:blip r:embed="rId13"/>
                    <a:stretch>
                      <a:fillRect/>
                    </a:stretch>
                  </pic:blipFill>
                  <pic:spPr>
                    <a:xfrm>
                      <a:off x="0" y="0"/>
                      <a:ext cx="6217920" cy="4350722"/>
                    </a:xfrm>
                    <a:prstGeom prst="rect">
                      <a:avLst/>
                    </a:prstGeom>
                  </pic:spPr>
                </pic:pic>
              </a:graphicData>
            </a:graphic>
          </wp:inline>
        </w:drawing>
      </w:r>
    </w:p>
    <w:p w14:paraId="6D3B5656" w14:textId="77777777" w:rsidR="004E7ED7" w:rsidRPr="00480D01" w:rsidRDefault="00AF7F93">
      <w:pPr>
        <w:pStyle w:val="Caption"/>
        <w:rPr>
          <w:rFonts w:cs="Times New Roman"/>
          <w:color w:val="auto"/>
        </w:rPr>
      </w:pPr>
      <w:r w:rsidRPr="00480D01">
        <w:rPr>
          <w:rFonts w:cs="Times New Roman"/>
          <w:color w:val="auto"/>
        </w:rPr>
        <w:t>Figure 4. Probability that each method is rank 1, by accuracy metric. The figure summarizes how often each method is best within a dataset and metric, but it should be read together with the log-error and mixed-model analyses because rank 1 probability does not measure the size of wins or losses.</w:t>
      </w:r>
    </w:p>
    <w:p w14:paraId="186C1B27" w14:textId="77777777" w:rsidR="004E7ED7" w:rsidRPr="00480D01" w:rsidRDefault="00AF7F93">
      <w:pPr>
        <w:pStyle w:val="Heading1"/>
        <w:rPr>
          <w:rFonts w:ascii="Times New Roman" w:hAnsi="Times New Roman" w:cs="Times New Roman"/>
          <w:color w:val="auto"/>
        </w:rPr>
      </w:pPr>
      <w:r w:rsidRPr="00480D01">
        <w:rPr>
          <w:rFonts w:ascii="Times New Roman" w:hAnsi="Times New Roman" w:cs="Times New Roman"/>
          <w:color w:val="auto"/>
        </w:rPr>
        <w:t>5. Discussion</w:t>
      </w:r>
    </w:p>
    <w:p w14:paraId="065A6F07"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5.1 Practical importance of the method ranking</w:t>
      </w:r>
    </w:p>
    <w:p w14:paraId="56621A70" w14:textId="77777777" w:rsidR="004E7ED7" w:rsidRPr="00480D01" w:rsidRDefault="00AF7F93">
      <w:pPr>
        <w:rPr>
          <w:rFonts w:cs="Times New Roman"/>
        </w:rPr>
      </w:pPr>
      <w:r w:rsidRPr="00480D01">
        <w:rPr>
          <w:rFonts w:cs="Times New Roman"/>
        </w:rPr>
        <w:t>The main practical result is that the two linear Dirichlet-multinomial estimators are the safest general-purpose choices. Method v is the best-supported point-estimate method because it has the lowest fitted error in the log-error and estimated-marginal-mean analyses. Method iii is nearly tied with method v, and the estimated difference between the two is small enough that practical considerations should matter. If theta can be fixed from prior calibration or design information, method iii is a simple and defensible choice. If theta should be learned from the data, method v is the more flexible default.</w:t>
      </w:r>
    </w:p>
    <w:p w14:paraId="0C9D0BB0" w14:textId="77777777" w:rsidR="004E7ED7" w:rsidRPr="00480D01" w:rsidRDefault="00AF7F93">
      <w:pPr>
        <w:rPr>
          <w:rFonts w:cs="Times New Roman"/>
        </w:rPr>
      </w:pPr>
      <w:r w:rsidRPr="00480D01">
        <w:rPr>
          <w:rFonts w:cs="Times New Roman"/>
        </w:rPr>
        <w:t>Method iv is a credible secondary estimator but should be interpreted cautiously. Its performance is often close to methods iii and v, which means a multinomial estimator can remain useful in some regimes. However, method iv does not model Dirichlet-multinomial overdispersion and should be expected to degrade when sigma, theta_CV, or other sources of extra-multinomial variation are important.</w:t>
      </w:r>
    </w:p>
    <w:p w14:paraId="7FD61FF9" w14:textId="77777777" w:rsidR="004E7ED7" w:rsidRPr="00480D01" w:rsidRDefault="00AF7F93">
      <w:pPr>
        <w:rPr>
          <w:rFonts w:cs="Times New Roman"/>
        </w:rPr>
      </w:pPr>
      <w:r w:rsidRPr="00480D01">
        <w:rPr>
          <w:rFonts w:cs="Times New Roman"/>
        </w:rPr>
        <w:t>Method ii should not be selected as the default solely because it sometimes has a high probability of being best in rank-probability summaries. The integrated results indicate a volatile winner-or-loser behavior: method ii can win individual comparisons, but it also has poor mean error behavior and weak average ranking. For practical stock assessment work, dependable average accuracy and stable behavior are more important than occasional rank 1 outcomes.</w:t>
      </w:r>
    </w:p>
    <w:p w14:paraId="549586C5"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lastRenderedPageBreak/>
        <w:t>5.2 Why the experimental factors matter</w:t>
      </w:r>
    </w:p>
    <w:p w14:paraId="07602264" w14:textId="77777777" w:rsidR="004E7ED7" w:rsidRPr="00480D01" w:rsidRDefault="00AF7F93">
      <w:pPr>
        <w:rPr>
          <w:rFonts w:cs="Times New Roman"/>
        </w:rPr>
      </w:pPr>
      <w:r w:rsidRPr="00480D01">
        <w:rPr>
          <w:rFonts w:cs="Times New Roman"/>
        </w:rPr>
        <w:t>Sigma is the dominant experimental driver because it directly controls how much the group-level compositions depart from a common target. As sigma increases, the information being pooled across groups becomes less coherent, and the relative advantages of methods that model or approximate extra-multinomial variation become more important.</w:t>
      </w:r>
    </w:p>
    <w:p w14:paraId="0E13FC3F" w14:textId="77777777" w:rsidR="004E7ED7" w:rsidRPr="00480D01" w:rsidRDefault="00AF7F93">
      <w:pPr>
        <w:rPr>
          <w:rFonts w:cs="Times New Roman"/>
        </w:rPr>
      </w:pPr>
      <w:r w:rsidRPr="00480D01">
        <w:rPr>
          <w:rFonts w:cs="Times New Roman"/>
        </w:rPr>
        <w:t>Design block, G, and mean sample size provide the next layer of practical interpretation. The sample-size generator controls the distribution of information across groups, G controls replication, and mean sample size controls the baseline precision of each group. Together these factors define the effective information content of the simulation. Theta_true and theta_CV matter less on average, but they remain useful sensitivity factors because they test whether the assumed concentration structure is aligned with the data-generating process.</w:t>
      </w:r>
    </w:p>
    <w:p w14:paraId="2FC0ACEB"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5.3 Implications for stock assessment modeling</w:t>
      </w:r>
    </w:p>
    <w:p w14:paraId="0DB67769" w14:textId="77777777" w:rsidR="004E7ED7" w:rsidRPr="00480D01" w:rsidRDefault="00AF7F93">
      <w:pPr>
        <w:rPr>
          <w:rFonts w:cs="Times New Roman"/>
        </w:rPr>
      </w:pPr>
      <w:r w:rsidRPr="00480D01">
        <w:rPr>
          <w:rFonts w:cs="Times New Roman"/>
        </w:rPr>
        <w:t>The simulation results support a linear Dirichlet-multinomial likelihood as a practical default for age- and size-composition data. The linear form gives analysts a transparent link between observed sample size, total concentration, and effective information. This link is useful in integrated assessments because composition weights are often tuned, down-weighted, or diagnosed through effective sample-size concepts.</w:t>
      </w:r>
    </w:p>
    <w:p w14:paraId="2C0FA7ED" w14:textId="77777777" w:rsidR="004E7ED7" w:rsidRPr="00480D01" w:rsidRDefault="00AF7F93">
      <w:pPr>
        <w:rPr>
          <w:rFonts w:cs="Times New Roman"/>
        </w:rPr>
      </w:pPr>
      <w:r w:rsidRPr="00480D01">
        <w:rPr>
          <w:rFonts w:cs="Times New Roman"/>
        </w:rPr>
        <w:t>The results also suggest that model diagnostics should focus on the environments where method choice matters most. High sigma conditions, uneven sample-size blocks, and low effective information are the settings where estimator differences are most likely to affect scientific conclusions. In these settings, method v or method iii should be preferred over the saturated Dirichlet-multinomial and multinomial alternatives unless independent diagnostics indicate otherwise.</w:t>
      </w:r>
    </w:p>
    <w:p w14:paraId="6FA9EC16" w14:textId="77777777" w:rsidR="004E7ED7" w:rsidRPr="00480D01" w:rsidRDefault="00AF7F93">
      <w:pPr>
        <w:pStyle w:val="Heading2"/>
        <w:rPr>
          <w:rFonts w:ascii="Times New Roman" w:hAnsi="Times New Roman" w:cs="Times New Roman"/>
          <w:color w:val="auto"/>
        </w:rPr>
      </w:pPr>
      <w:r w:rsidRPr="00480D01">
        <w:rPr>
          <w:rFonts w:ascii="Times New Roman" w:hAnsi="Times New Roman" w:cs="Times New Roman"/>
          <w:color w:val="auto"/>
        </w:rPr>
        <w:t>5.4 Limitations and future work</w:t>
      </w:r>
    </w:p>
    <w:p w14:paraId="64D302A6" w14:textId="77777777" w:rsidR="004E7ED7" w:rsidRPr="00480D01" w:rsidRDefault="00AF7F93">
      <w:pPr>
        <w:rPr>
          <w:rFonts w:cs="Times New Roman"/>
        </w:rPr>
      </w:pPr>
      <w:r w:rsidRPr="00480D01">
        <w:rPr>
          <w:rFonts w:cs="Times New Roman"/>
        </w:rPr>
        <w:t>The simulation study focuses on the three-component simplex because K = 3 permits direct visualization of the entire composition space. Real age- and length-composition data usually have more categories, plus groups, missing cells, and time-varying selectivity. The qualitative advantage of linear Dirichlet-multinomial estimators should therefore be evaluated in higher-dimensional composition settings and in full integrated assessment models.</w:t>
      </w:r>
    </w:p>
    <w:p w14:paraId="0E19817C" w14:textId="77777777" w:rsidR="004E7ED7" w:rsidRPr="00480D01" w:rsidRDefault="00AF7F93">
      <w:pPr>
        <w:rPr>
          <w:rFonts w:cs="Times New Roman"/>
        </w:rPr>
      </w:pPr>
      <w:r w:rsidRPr="00480D01">
        <w:rPr>
          <w:rFonts w:cs="Times New Roman"/>
        </w:rPr>
        <w:t>Future work should also evaluate misspecified data-generating mechanisms. The present simulation uses a linear concentration structure for data generation, so the leading performance of methods iii and v is expected. The more demanding question is how much of this advantage persists when the true concentration structure is nonlinear, fleet-specific, time-varying, or influenced by unmodeled clustering.</w:t>
      </w:r>
    </w:p>
    <w:p w14:paraId="03892A19" w14:textId="77777777" w:rsidR="004E7ED7" w:rsidRPr="00480D01" w:rsidRDefault="00AF7F93">
      <w:pPr>
        <w:pStyle w:val="Heading1"/>
        <w:rPr>
          <w:rFonts w:ascii="Times New Roman" w:hAnsi="Times New Roman" w:cs="Times New Roman"/>
          <w:color w:val="auto"/>
        </w:rPr>
      </w:pPr>
      <w:r w:rsidRPr="00480D01">
        <w:rPr>
          <w:rFonts w:ascii="Times New Roman" w:hAnsi="Times New Roman" w:cs="Times New Roman"/>
          <w:color w:val="auto"/>
        </w:rPr>
        <w:t>6. Conclusions</w:t>
      </w:r>
    </w:p>
    <w:p w14:paraId="4020AF77" w14:textId="77777777" w:rsidR="004E7ED7" w:rsidRPr="00480D01" w:rsidRDefault="00AF7F93">
      <w:pPr>
        <w:rPr>
          <w:rFonts w:cs="Times New Roman"/>
        </w:rPr>
      </w:pPr>
      <w:r w:rsidRPr="00480D01">
        <w:rPr>
          <w:rFonts w:cs="Times New Roman"/>
        </w:rPr>
        <w:t>Goal. The goal was to compare five methods for estimating a three-component composition vector under Dirichlet-multinomial and multinomial likelihood assumptions.</w:t>
      </w:r>
    </w:p>
    <w:p w14:paraId="40F82C6A" w14:textId="77777777" w:rsidR="004E7ED7" w:rsidRPr="00480D01" w:rsidRDefault="00AF7F93">
      <w:pPr>
        <w:rPr>
          <w:rFonts w:cs="Times New Roman"/>
        </w:rPr>
      </w:pPr>
      <w:r w:rsidRPr="00480D01">
        <w:rPr>
          <w:rFonts w:cs="Times New Roman"/>
        </w:rPr>
        <w:t>Problem. Estimator accuracy depends on both the likelihood parameterization and the simulation environment. The strongest design driver is between-group composition variability, followed by sample-size distribution, the number of sampled groups, method, and mean sample size.</w:t>
      </w:r>
    </w:p>
    <w:p w14:paraId="0BCCC397" w14:textId="77777777" w:rsidR="004E7ED7" w:rsidRPr="00480D01" w:rsidRDefault="00AF7F93">
      <w:pPr>
        <w:rPr>
          <w:rFonts w:cs="Times New Roman"/>
        </w:rPr>
      </w:pPr>
      <w:r w:rsidRPr="00480D01">
        <w:rPr>
          <w:rFonts w:cs="Times New Roman"/>
        </w:rPr>
        <w:t>Solution. The integrated analyses support methods v and iii as the leading estimators. Method v is preferred when the objective is lowest log-error magnitude and theta should be estimated. Method iii is nearly tied and is preferred when theta can be fixed from external information or when a simpler estimator is desired. Method iv is a useful secondary method, method i is an intermediate baseline, and method ii is not recommended as the default because its occasional wins are offset by weak average performance.</w:t>
      </w:r>
    </w:p>
    <w:p w14:paraId="49782C9B" w14:textId="77777777" w:rsidR="004E7ED7" w:rsidRPr="00480D01" w:rsidRDefault="00AF7F93">
      <w:pPr>
        <w:pStyle w:val="Heading1"/>
        <w:rPr>
          <w:rFonts w:ascii="Times New Roman" w:hAnsi="Times New Roman" w:cs="Times New Roman"/>
          <w:color w:val="auto"/>
        </w:rPr>
      </w:pPr>
      <w:r w:rsidRPr="00480D01">
        <w:rPr>
          <w:rFonts w:ascii="Times New Roman" w:hAnsi="Times New Roman" w:cs="Times New Roman"/>
          <w:color w:val="auto"/>
        </w:rPr>
        <w:lastRenderedPageBreak/>
        <w:t>7. References</w:t>
      </w:r>
    </w:p>
    <w:p w14:paraId="22540B5B" w14:textId="556FC013" w:rsidR="004E7ED7" w:rsidRPr="00480D01" w:rsidRDefault="00AF7F93">
      <w:pPr>
        <w:ind w:left="360" w:hanging="360"/>
        <w:rPr>
          <w:rFonts w:cs="Times New Roman"/>
        </w:rPr>
      </w:pPr>
      <w:r w:rsidRPr="00480D01">
        <w:rPr>
          <w:rFonts w:cs="Times New Roman"/>
        </w:rPr>
        <w:t xml:space="preserve">Fisch, N., Camp, E., Shertzer, K., &amp; Ahrens, R. (2021). Assessing likelihoods for fitting composition data within stock assessments, with emphasis on different degrees of process and observation error. Fisheries Research, 243, 106069. </w:t>
      </w:r>
      <w:hyperlink r:id="rId14" w:history="1">
        <w:r w:rsidR="00D12DC2" w:rsidRPr="00480D01">
          <w:rPr>
            <w:rStyle w:val="Hyperlink"/>
            <w:rFonts w:cs="Times New Roman"/>
            <w:color w:val="auto"/>
          </w:rPr>
          <w:t>https://doi.org/10.1016/j.fishres.2021.106069</w:t>
        </w:r>
      </w:hyperlink>
      <w:r w:rsidR="00D12DC2" w:rsidRPr="00480D01">
        <w:rPr>
          <w:rFonts w:cs="Times New Roman"/>
        </w:rPr>
        <w:t xml:space="preserve"> </w:t>
      </w:r>
    </w:p>
    <w:p w14:paraId="0D445BC2" w14:textId="363A2B12" w:rsidR="004E7ED7" w:rsidRPr="00480D01" w:rsidRDefault="00AF7F93">
      <w:pPr>
        <w:ind w:left="360" w:hanging="360"/>
        <w:rPr>
          <w:rFonts w:cs="Times New Roman"/>
        </w:rPr>
      </w:pPr>
      <w:r w:rsidRPr="00480D01">
        <w:rPr>
          <w:rFonts w:cs="Times New Roman"/>
        </w:rPr>
        <w:t xml:space="preserve">Thorson, J. T., Johnson, K. F., Methot, R. D., &amp; Taylor, I. G. (2017). Model-based estimates of effective sample size in stock assessment models using the Dirichlet-multinomial distribution. Fisheries Research, 192, 84-93. </w:t>
      </w:r>
      <w:hyperlink r:id="rId15" w:history="1">
        <w:r w:rsidR="00470F49" w:rsidRPr="00480D01">
          <w:rPr>
            <w:rStyle w:val="Hyperlink"/>
            <w:rFonts w:cs="Times New Roman"/>
            <w:color w:val="auto"/>
          </w:rPr>
          <w:t>https://doi.org/10.1016/j.fishres.2016.06.005</w:t>
        </w:r>
      </w:hyperlink>
    </w:p>
    <w:p w14:paraId="32333BC5" w14:textId="5533E51B" w:rsidR="00470F49" w:rsidRPr="00480D01" w:rsidRDefault="00470F49">
      <w:pPr>
        <w:spacing w:after="200" w:line="276" w:lineRule="auto"/>
        <w:rPr>
          <w:rFonts w:cs="Times New Roman"/>
        </w:rPr>
      </w:pPr>
      <w:r w:rsidRPr="00480D01">
        <w:rPr>
          <w:rFonts w:cs="Times New Roman"/>
        </w:rPr>
        <w:br w:type="page"/>
      </w:r>
    </w:p>
    <w:p w14:paraId="5C687F0E" w14:textId="51B40E85" w:rsidR="0032197A" w:rsidRPr="00480D01" w:rsidRDefault="0032197A" w:rsidP="0032197A">
      <w:pPr>
        <w:rPr>
          <w:rFonts w:cs="Times New Roman"/>
          <w:sz w:val="18"/>
          <w:szCs w:val="18"/>
        </w:rPr>
      </w:pPr>
      <w:r w:rsidRPr="00480D01">
        <w:rPr>
          <w:rFonts w:cs="Times New Roman"/>
          <w:b/>
          <w:bCs/>
          <w:sz w:val="18"/>
          <w:szCs w:val="18"/>
        </w:rPr>
        <w:lastRenderedPageBreak/>
        <w:t>Table 1.</w:t>
      </w:r>
      <w:r w:rsidRPr="00480D01">
        <w:rPr>
          <w:rFonts w:cs="Times New Roman"/>
          <w:sz w:val="18"/>
          <w:szCs w:val="18"/>
        </w:rPr>
        <w:t xml:space="preserve"> Glossary of </w:t>
      </w:r>
      <w:r w:rsidR="00BA081B" w:rsidRPr="00480D01">
        <w:rPr>
          <w:rFonts w:cs="Times New Roman"/>
          <w:sz w:val="18"/>
          <w:szCs w:val="18"/>
        </w:rPr>
        <w:t>terms</w:t>
      </w:r>
      <w:r w:rsidR="00B5144E" w:rsidRPr="00480D01">
        <w:rPr>
          <w:rFonts w:cs="Times New Roman"/>
          <w:sz w:val="18"/>
          <w:szCs w:val="18"/>
        </w:rPr>
        <w:t xml:space="preserve"> used to describe</w:t>
      </w:r>
      <w:r w:rsidR="00AC453E" w:rsidRPr="00480D01">
        <w:rPr>
          <w:rFonts w:cs="Times New Roman"/>
          <w:sz w:val="18"/>
          <w:szCs w:val="18"/>
        </w:rPr>
        <w:t xml:space="preserve"> compositi</w:t>
      </w:r>
      <w:r w:rsidR="00802C54" w:rsidRPr="00480D01">
        <w:rPr>
          <w:rFonts w:cs="Times New Roman"/>
          <w:sz w:val="18"/>
          <w:szCs w:val="18"/>
        </w:rPr>
        <w:t>on data</w:t>
      </w:r>
      <w:r w:rsidR="00AC453E" w:rsidRPr="00480D01">
        <w:rPr>
          <w:rFonts w:cs="Times New Roman"/>
          <w:sz w:val="18"/>
          <w:szCs w:val="18"/>
        </w:rPr>
        <w:t xml:space="preserve"> by sampling group</w:t>
      </w:r>
      <w:r w:rsidRPr="00480D01">
        <w:rPr>
          <w:rFonts w:cs="Times New Roman"/>
          <w:sz w:val="18"/>
          <w:szCs w:val="18"/>
        </w:rPr>
        <w:t>.</w:t>
      </w:r>
    </w:p>
    <w:tbl>
      <w:tblPr>
        <w:tblStyle w:val="TableGrid"/>
        <w:tblW w:w="0" w:type="auto"/>
        <w:tblLook w:val="04A0" w:firstRow="1" w:lastRow="0" w:firstColumn="1" w:lastColumn="0" w:noHBand="0" w:noVBand="1"/>
      </w:tblPr>
      <w:tblGrid>
        <w:gridCol w:w="1225"/>
        <w:gridCol w:w="8125"/>
      </w:tblGrid>
      <w:tr w:rsidR="0032197A" w:rsidRPr="00480D01" w14:paraId="76677275" w14:textId="77777777" w:rsidTr="00455192">
        <w:tc>
          <w:tcPr>
            <w:tcW w:w="1225" w:type="dxa"/>
          </w:tcPr>
          <w:p w14:paraId="2FDF1D1F" w14:textId="77777777" w:rsidR="0032197A" w:rsidRPr="00480D01" w:rsidRDefault="0032197A" w:rsidP="00455192">
            <w:pPr>
              <w:rPr>
                <w:rFonts w:cs="Times New Roman"/>
                <w:b/>
                <w:bCs/>
                <w:sz w:val="18"/>
                <w:szCs w:val="18"/>
              </w:rPr>
            </w:pPr>
            <w:r w:rsidRPr="00480D01">
              <w:rPr>
                <w:rFonts w:cs="Times New Roman"/>
                <w:b/>
                <w:bCs/>
                <w:sz w:val="18"/>
                <w:szCs w:val="18"/>
              </w:rPr>
              <w:t>Variable</w:t>
            </w:r>
          </w:p>
        </w:tc>
        <w:tc>
          <w:tcPr>
            <w:tcW w:w="8125" w:type="dxa"/>
          </w:tcPr>
          <w:p w14:paraId="1D6CEA5B" w14:textId="77777777" w:rsidR="0032197A" w:rsidRPr="00480D01" w:rsidRDefault="0032197A" w:rsidP="00455192">
            <w:pPr>
              <w:rPr>
                <w:rFonts w:cs="Times New Roman"/>
                <w:b/>
                <w:bCs/>
                <w:sz w:val="18"/>
                <w:szCs w:val="18"/>
              </w:rPr>
            </w:pPr>
            <w:r w:rsidRPr="00480D01">
              <w:rPr>
                <w:rFonts w:cs="Times New Roman"/>
                <w:b/>
                <w:bCs/>
                <w:sz w:val="18"/>
                <w:szCs w:val="18"/>
              </w:rPr>
              <w:t>Description</w:t>
            </w:r>
          </w:p>
        </w:tc>
      </w:tr>
      <w:tr w:rsidR="0032197A" w:rsidRPr="00480D01" w14:paraId="56F91C04" w14:textId="77777777" w:rsidTr="00455192">
        <w:tc>
          <w:tcPr>
            <w:tcW w:w="1225" w:type="dxa"/>
          </w:tcPr>
          <w:p w14:paraId="399D0453" w14:textId="52DFE54A" w:rsidR="0032197A" w:rsidRPr="00480D01" w:rsidRDefault="0032197A" w:rsidP="0032197A">
            <w:pPr>
              <w:jc w:val="center"/>
              <w:rPr>
                <w:rFonts w:cs="Times New Roman"/>
                <w:sz w:val="18"/>
                <w:szCs w:val="18"/>
              </w:rPr>
            </w:pPr>
            <m:oMathPara>
              <m:oMath>
                <m:r>
                  <w:rPr>
                    <w:rFonts w:ascii="Cambria Math" w:hAnsi="Cambria Math" w:cs="Times New Roman"/>
                    <w:sz w:val="18"/>
                    <w:szCs w:val="18"/>
                  </w:rPr>
                  <m:t>A</m:t>
                </m:r>
              </m:oMath>
            </m:oMathPara>
          </w:p>
        </w:tc>
        <w:tc>
          <w:tcPr>
            <w:tcW w:w="8125" w:type="dxa"/>
          </w:tcPr>
          <w:p w14:paraId="57BBB41A" w14:textId="3D46D6AF" w:rsidR="0032197A" w:rsidRPr="00480D01" w:rsidRDefault="0032197A" w:rsidP="0032197A">
            <w:pPr>
              <w:rPr>
                <w:rFonts w:cs="Times New Roman"/>
                <w:sz w:val="18"/>
                <w:szCs w:val="18"/>
              </w:rPr>
            </w:pPr>
            <w:r w:rsidRPr="00480D01">
              <w:rPr>
                <w:rFonts w:cs="Times New Roman"/>
                <w:sz w:val="18"/>
                <w:szCs w:val="18"/>
              </w:rPr>
              <w:t>Number of categories of age or size bins indexed by a = 1, 2, …, A</w:t>
            </w:r>
          </w:p>
        </w:tc>
      </w:tr>
      <w:tr w:rsidR="0032197A" w:rsidRPr="00480D01" w14:paraId="70CAE8EF" w14:textId="77777777" w:rsidTr="00455192">
        <w:tc>
          <w:tcPr>
            <w:tcW w:w="1225" w:type="dxa"/>
          </w:tcPr>
          <w:p w14:paraId="416100A7" w14:textId="701FB754" w:rsidR="0032197A" w:rsidRPr="00480D01" w:rsidRDefault="0032197A" w:rsidP="00D40D2C">
            <w:pPr>
              <w:jc w:val="center"/>
              <w:rPr>
                <w:rFonts w:cs="Times New Roman"/>
                <w:sz w:val="18"/>
                <w:szCs w:val="18"/>
              </w:rPr>
            </w:pPr>
            <m:oMathPara>
              <m:oMath>
                <m:r>
                  <m:rPr>
                    <m:sty m:val="bi"/>
                  </m:rPr>
                  <w:rPr>
                    <w:rFonts w:ascii="Cambria Math" w:hAnsi="Cambria Math" w:cs="Times New Roman"/>
                    <w:sz w:val="18"/>
                    <w:szCs w:val="18"/>
                  </w:rPr>
                  <m:t>x</m:t>
                </m:r>
              </m:oMath>
            </m:oMathPara>
          </w:p>
        </w:tc>
        <w:tc>
          <w:tcPr>
            <w:tcW w:w="8125" w:type="dxa"/>
          </w:tcPr>
          <w:p w14:paraId="066BCE02" w14:textId="77777777" w:rsidR="0032197A" w:rsidRPr="00480D01" w:rsidRDefault="0032197A" w:rsidP="0032197A">
            <w:pPr>
              <w:rPr>
                <w:rFonts w:cs="Times New Roman"/>
                <w:sz w:val="18"/>
                <w:szCs w:val="18"/>
              </w:rPr>
            </w:pPr>
            <w:r w:rsidRPr="00480D01">
              <w:rPr>
                <w:rFonts w:cs="Times New Roman"/>
                <w:sz w:val="18"/>
                <w:szCs w:val="18"/>
              </w:rPr>
              <w:t xml:space="preserve">True population count vector with elements </w:t>
            </w:r>
            <m:oMath>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a</m:t>
                  </m:r>
                </m:sub>
              </m:sSub>
            </m:oMath>
          </w:p>
        </w:tc>
      </w:tr>
      <w:tr w:rsidR="0032197A" w:rsidRPr="00480D01" w14:paraId="68F3D9F0" w14:textId="77777777" w:rsidTr="00455192">
        <w:tc>
          <w:tcPr>
            <w:tcW w:w="1225" w:type="dxa"/>
          </w:tcPr>
          <w:p w14:paraId="36DE5D4F" w14:textId="0BC8FC5E" w:rsidR="0032197A" w:rsidRPr="00480D01" w:rsidRDefault="00BD2729" w:rsidP="00D40D2C">
            <w:pPr>
              <w:jc w:val="center"/>
              <w:rPr>
                <w:rFonts w:cs="Times New Roman"/>
                <w:sz w:val="18"/>
                <w:szCs w:val="18"/>
              </w:rPr>
            </w:pPr>
            <m:oMathPara>
              <m:oMath>
                <m:sSub>
                  <m:sSubPr>
                    <m:ctrlPr>
                      <w:rPr>
                        <w:rFonts w:ascii="Cambria Math" w:hAnsi="Cambria Math" w:cs="Times New Roman"/>
                        <w:i/>
                        <w:sz w:val="18"/>
                        <w:szCs w:val="18"/>
                      </w:rPr>
                    </m:ctrlPr>
                  </m:sSubPr>
                  <m:e>
                    <m:r>
                      <m:rPr>
                        <m:sty m:val="bi"/>
                      </m:rPr>
                      <w:rPr>
                        <w:rFonts w:ascii="Cambria Math" w:hAnsi="Cambria Math" w:cs="Times New Roman"/>
                        <w:sz w:val="18"/>
                        <w:szCs w:val="18"/>
                      </w:rPr>
                      <m:t>x</m:t>
                    </m:r>
                  </m:e>
                  <m:sub>
                    <m:r>
                      <w:rPr>
                        <w:rFonts w:ascii="Cambria Math" w:hAnsi="Cambria Math" w:cs="Times New Roman"/>
                        <w:sz w:val="18"/>
                        <w:szCs w:val="18"/>
                      </w:rPr>
                      <m:t>obs</m:t>
                    </m:r>
                  </m:sub>
                </m:sSub>
              </m:oMath>
            </m:oMathPara>
          </w:p>
        </w:tc>
        <w:tc>
          <w:tcPr>
            <w:tcW w:w="8125" w:type="dxa"/>
          </w:tcPr>
          <w:p w14:paraId="3DA7C9C2" w14:textId="77777777" w:rsidR="0032197A" w:rsidRPr="00480D01" w:rsidRDefault="0032197A" w:rsidP="0032197A">
            <w:pPr>
              <w:rPr>
                <w:rFonts w:cs="Times New Roman"/>
                <w:sz w:val="18"/>
                <w:szCs w:val="18"/>
              </w:rPr>
            </w:pPr>
            <w:r w:rsidRPr="00480D01">
              <w:rPr>
                <w:rFonts w:cs="Times New Roman"/>
                <w:sz w:val="18"/>
                <w:szCs w:val="18"/>
              </w:rPr>
              <w:t xml:space="preserve">Observed count vector with elements </w:t>
            </w:r>
            <m:oMath>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obs,a</m:t>
                  </m:r>
                </m:sub>
              </m:sSub>
            </m:oMath>
          </w:p>
        </w:tc>
      </w:tr>
      <w:tr w:rsidR="0032197A" w:rsidRPr="00480D01" w14:paraId="0CCE892C" w14:textId="77777777" w:rsidTr="00455192">
        <w:tc>
          <w:tcPr>
            <w:tcW w:w="1225" w:type="dxa"/>
          </w:tcPr>
          <w:p w14:paraId="24397AFF" w14:textId="38865686" w:rsidR="0032197A" w:rsidRPr="00480D01" w:rsidRDefault="00BD2729" w:rsidP="00D40D2C">
            <w:pPr>
              <w:jc w:val="center"/>
              <w:rPr>
                <w:rFonts w:cs="Times New Roman"/>
                <w:sz w:val="18"/>
                <w:szCs w:val="18"/>
              </w:rPr>
            </w:pPr>
            <m:oMathPara>
              <m:oMath>
                <m:sSub>
                  <m:sSubPr>
                    <m:ctrlPr>
                      <w:rPr>
                        <w:rFonts w:ascii="Cambria Math" w:hAnsi="Cambria Math" w:cs="Times New Roman"/>
                        <w:i/>
                        <w:sz w:val="18"/>
                        <w:szCs w:val="18"/>
                      </w:rPr>
                    </m:ctrlPr>
                  </m:sSubPr>
                  <m:e>
                    <m:r>
                      <m:rPr>
                        <m:sty m:val="bi"/>
                      </m:rPr>
                      <w:rPr>
                        <w:rFonts w:ascii="Cambria Math" w:hAnsi="Cambria Math" w:cs="Times New Roman"/>
                        <w:sz w:val="18"/>
                        <w:szCs w:val="18"/>
                      </w:rPr>
                      <m:t>x</m:t>
                    </m:r>
                  </m:e>
                  <m:sub>
                    <m:r>
                      <w:rPr>
                        <w:rFonts w:ascii="Cambria Math" w:hAnsi="Cambria Math" w:cs="Times New Roman"/>
                        <w:sz w:val="18"/>
                        <w:szCs w:val="18"/>
                      </w:rPr>
                      <m:t>pred</m:t>
                    </m:r>
                  </m:sub>
                </m:sSub>
              </m:oMath>
            </m:oMathPara>
          </w:p>
        </w:tc>
        <w:tc>
          <w:tcPr>
            <w:tcW w:w="8125" w:type="dxa"/>
          </w:tcPr>
          <w:p w14:paraId="741CB812" w14:textId="77777777" w:rsidR="0032197A" w:rsidRPr="00480D01" w:rsidRDefault="0032197A" w:rsidP="0032197A">
            <w:pPr>
              <w:rPr>
                <w:rFonts w:cs="Times New Roman"/>
                <w:sz w:val="18"/>
                <w:szCs w:val="18"/>
              </w:rPr>
            </w:pPr>
            <w:r w:rsidRPr="00480D01">
              <w:rPr>
                <w:rFonts w:cs="Times New Roman"/>
                <w:sz w:val="18"/>
                <w:szCs w:val="18"/>
              </w:rPr>
              <w:t xml:space="preserve">Predicted count vector with elements </w:t>
            </w:r>
            <m:oMath>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pred,a</m:t>
                  </m:r>
                </m:sub>
              </m:sSub>
            </m:oMath>
          </w:p>
        </w:tc>
      </w:tr>
      <w:tr w:rsidR="0032197A" w:rsidRPr="00480D01" w14:paraId="3187B75F" w14:textId="77777777" w:rsidTr="00455192">
        <w:tc>
          <w:tcPr>
            <w:tcW w:w="1225" w:type="dxa"/>
          </w:tcPr>
          <w:p w14:paraId="4C7EA0D5" w14:textId="14B22B3F" w:rsidR="0032197A" w:rsidRPr="00480D01" w:rsidRDefault="0032197A" w:rsidP="00D40D2C">
            <w:pPr>
              <w:jc w:val="center"/>
              <w:rPr>
                <w:rFonts w:cs="Times New Roman"/>
                <w:sz w:val="18"/>
                <w:szCs w:val="18"/>
              </w:rPr>
            </w:pPr>
            <m:oMathPara>
              <m:oMath>
                <m:r>
                  <m:rPr>
                    <m:sty m:val="bi"/>
                  </m:rPr>
                  <w:rPr>
                    <w:rFonts w:ascii="Cambria Math" w:hAnsi="Cambria Math" w:cs="Times New Roman"/>
                    <w:sz w:val="18"/>
                    <w:szCs w:val="18"/>
                  </w:rPr>
                  <m:t>p</m:t>
                </m:r>
              </m:oMath>
            </m:oMathPara>
          </w:p>
        </w:tc>
        <w:tc>
          <w:tcPr>
            <w:tcW w:w="8125" w:type="dxa"/>
          </w:tcPr>
          <w:p w14:paraId="0E78209C" w14:textId="77777777" w:rsidR="0032197A" w:rsidRPr="00480D01" w:rsidRDefault="0032197A" w:rsidP="0032197A">
            <w:pPr>
              <w:rPr>
                <w:rFonts w:cs="Times New Roman"/>
                <w:sz w:val="18"/>
                <w:szCs w:val="18"/>
              </w:rPr>
            </w:pPr>
            <w:r w:rsidRPr="00480D01">
              <w:rPr>
                <w:rFonts w:cs="Times New Roman"/>
                <w:sz w:val="18"/>
                <w:szCs w:val="18"/>
              </w:rPr>
              <w:t xml:space="preserve">True population proportion vector with elements </w:t>
            </w:r>
            <m:oMath>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a</m:t>
                  </m:r>
                </m:sub>
              </m:sSub>
            </m:oMath>
          </w:p>
        </w:tc>
      </w:tr>
      <w:tr w:rsidR="0032197A" w:rsidRPr="00480D01" w14:paraId="50ACC6AC" w14:textId="77777777" w:rsidTr="00455192">
        <w:tc>
          <w:tcPr>
            <w:tcW w:w="1225" w:type="dxa"/>
          </w:tcPr>
          <w:p w14:paraId="23B4E910" w14:textId="1231DE31" w:rsidR="0032197A" w:rsidRPr="00480D01" w:rsidRDefault="00BD2729" w:rsidP="00D40D2C">
            <w:pPr>
              <w:jc w:val="center"/>
              <w:rPr>
                <w:rFonts w:cs="Times New Roman"/>
                <w:sz w:val="18"/>
                <w:szCs w:val="18"/>
              </w:rPr>
            </w:pPr>
            <m:oMathPara>
              <m:oMath>
                <m:sSub>
                  <m:sSubPr>
                    <m:ctrlPr>
                      <w:rPr>
                        <w:rFonts w:ascii="Cambria Math" w:hAnsi="Cambria Math" w:cs="Times New Roman"/>
                        <w:i/>
                        <w:sz w:val="18"/>
                        <w:szCs w:val="18"/>
                      </w:rPr>
                    </m:ctrlPr>
                  </m:sSubPr>
                  <m:e>
                    <m:r>
                      <m:rPr>
                        <m:sty m:val="bi"/>
                      </m:rPr>
                      <w:rPr>
                        <w:rFonts w:ascii="Cambria Math" w:hAnsi="Cambria Math" w:cs="Times New Roman"/>
                        <w:sz w:val="18"/>
                        <w:szCs w:val="18"/>
                      </w:rPr>
                      <m:t>p</m:t>
                    </m:r>
                  </m:e>
                  <m:sub>
                    <m:r>
                      <w:rPr>
                        <w:rFonts w:ascii="Cambria Math" w:hAnsi="Cambria Math" w:cs="Times New Roman"/>
                        <w:sz w:val="18"/>
                        <w:szCs w:val="18"/>
                      </w:rPr>
                      <m:t>obs</m:t>
                    </m:r>
                  </m:sub>
                </m:sSub>
              </m:oMath>
            </m:oMathPara>
          </w:p>
        </w:tc>
        <w:tc>
          <w:tcPr>
            <w:tcW w:w="8125" w:type="dxa"/>
          </w:tcPr>
          <w:p w14:paraId="214AE12A" w14:textId="77777777" w:rsidR="0032197A" w:rsidRPr="00480D01" w:rsidRDefault="0032197A" w:rsidP="0032197A">
            <w:pPr>
              <w:rPr>
                <w:rFonts w:cs="Times New Roman"/>
                <w:i/>
                <w:iCs/>
                <w:sz w:val="18"/>
                <w:szCs w:val="18"/>
              </w:rPr>
            </w:pPr>
            <w:r w:rsidRPr="00480D01">
              <w:rPr>
                <w:rFonts w:cs="Times New Roman"/>
                <w:sz w:val="18"/>
                <w:szCs w:val="18"/>
              </w:rPr>
              <w:t xml:space="preserve">Observed proportion vector with elements </w:t>
            </w:r>
            <m:oMath>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obs,a</m:t>
                  </m:r>
                </m:sub>
              </m:sSub>
            </m:oMath>
          </w:p>
        </w:tc>
      </w:tr>
      <w:tr w:rsidR="0032197A" w:rsidRPr="00480D01" w14:paraId="6FBBB427" w14:textId="77777777" w:rsidTr="00455192">
        <w:tc>
          <w:tcPr>
            <w:tcW w:w="1225" w:type="dxa"/>
          </w:tcPr>
          <w:p w14:paraId="49B183E0" w14:textId="1E25AA29" w:rsidR="0032197A" w:rsidRPr="00480D01" w:rsidRDefault="00BD2729" w:rsidP="00D40D2C">
            <w:pPr>
              <w:jc w:val="center"/>
              <w:rPr>
                <w:rFonts w:cs="Times New Roman"/>
                <w:sz w:val="18"/>
                <w:szCs w:val="18"/>
              </w:rPr>
            </w:pPr>
            <m:oMathPara>
              <m:oMath>
                <m:sSub>
                  <m:sSubPr>
                    <m:ctrlPr>
                      <w:rPr>
                        <w:rFonts w:ascii="Cambria Math" w:hAnsi="Cambria Math" w:cs="Times New Roman"/>
                        <w:i/>
                        <w:sz w:val="18"/>
                        <w:szCs w:val="18"/>
                      </w:rPr>
                    </m:ctrlPr>
                  </m:sSubPr>
                  <m:e>
                    <m:r>
                      <m:rPr>
                        <m:sty m:val="bi"/>
                      </m:rPr>
                      <w:rPr>
                        <w:rFonts w:ascii="Cambria Math" w:hAnsi="Cambria Math" w:cs="Times New Roman"/>
                        <w:sz w:val="18"/>
                        <w:szCs w:val="18"/>
                      </w:rPr>
                      <m:t>p</m:t>
                    </m:r>
                  </m:e>
                  <m:sub>
                    <m:r>
                      <w:rPr>
                        <w:rFonts w:ascii="Cambria Math" w:hAnsi="Cambria Math" w:cs="Times New Roman"/>
                        <w:sz w:val="18"/>
                        <w:szCs w:val="18"/>
                      </w:rPr>
                      <m:t>pred</m:t>
                    </m:r>
                  </m:sub>
                </m:sSub>
              </m:oMath>
            </m:oMathPara>
          </w:p>
        </w:tc>
        <w:tc>
          <w:tcPr>
            <w:tcW w:w="8125" w:type="dxa"/>
          </w:tcPr>
          <w:p w14:paraId="073DFA65" w14:textId="77777777" w:rsidR="0032197A" w:rsidRPr="00480D01" w:rsidRDefault="0032197A" w:rsidP="0032197A">
            <w:pPr>
              <w:rPr>
                <w:rFonts w:cs="Times New Roman"/>
                <w:sz w:val="18"/>
                <w:szCs w:val="18"/>
              </w:rPr>
            </w:pPr>
            <w:r w:rsidRPr="00480D01">
              <w:rPr>
                <w:rFonts w:cs="Times New Roman"/>
                <w:sz w:val="18"/>
                <w:szCs w:val="18"/>
              </w:rPr>
              <w:t xml:space="preserve">Predicted proportion vector with elements </w:t>
            </w:r>
            <m:oMath>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pred,a</m:t>
                  </m:r>
                </m:sub>
              </m:sSub>
            </m:oMath>
          </w:p>
        </w:tc>
      </w:tr>
      <w:tr w:rsidR="0032197A" w:rsidRPr="00480D01" w14:paraId="2A5A2BE6" w14:textId="77777777" w:rsidTr="00455192">
        <w:tc>
          <w:tcPr>
            <w:tcW w:w="1225" w:type="dxa"/>
          </w:tcPr>
          <w:p w14:paraId="4F61FCA0" w14:textId="25FDAEC1" w:rsidR="0032197A" w:rsidRPr="00480D01" w:rsidRDefault="00BD2729" w:rsidP="00D40D2C">
            <w:pPr>
              <w:jc w:val="center"/>
              <w:rPr>
                <w:rFonts w:cs="Times New Roman"/>
                <w:sz w:val="18"/>
                <w:szCs w:val="18"/>
              </w:rPr>
            </w:pPr>
            <m:oMathPara>
              <m:oMath>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obs</m:t>
                    </m:r>
                  </m:sub>
                </m:sSub>
              </m:oMath>
            </m:oMathPara>
          </w:p>
        </w:tc>
        <w:tc>
          <w:tcPr>
            <w:tcW w:w="8125" w:type="dxa"/>
          </w:tcPr>
          <w:p w14:paraId="1C52AA40" w14:textId="77777777" w:rsidR="0032197A" w:rsidRPr="00480D01" w:rsidRDefault="0032197A" w:rsidP="0032197A">
            <w:pPr>
              <w:rPr>
                <w:rFonts w:cs="Times New Roman"/>
                <w:sz w:val="18"/>
                <w:szCs w:val="18"/>
              </w:rPr>
            </w:pPr>
            <w:r w:rsidRPr="00480D01">
              <w:rPr>
                <w:rFonts w:cs="Times New Roman"/>
                <w:sz w:val="18"/>
                <w:szCs w:val="18"/>
              </w:rPr>
              <w:t>Observed composition sample size</w:t>
            </w:r>
          </w:p>
        </w:tc>
      </w:tr>
      <w:tr w:rsidR="0032197A" w:rsidRPr="00480D01" w14:paraId="4F4FA6AA" w14:textId="77777777" w:rsidTr="00455192">
        <w:tc>
          <w:tcPr>
            <w:tcW w:w="1225" w:type="dxa"/>
          </w:tcPr>
          <w:p w14:paraId="15311F96" w14:textId="1025DD03" w:rsidR="0032197A" w:rsidRPr="00480D01" w:rsidRDefault="0032197A" w:rsidP="00D40D2C">
            <w:pPr>
              <w:jc w:val="center"/>
              <w:rPr>
                <w:rFonts w:cs="Times New Roman"/>
                <w:sz w:val="18"/>
                <w:szCs w:val="18"/>
              </w:rPr>
            </w:pPr>
            <m:oMathPara>
              <m:oMath>
                <m:r>
                  <m:rPr>
                    <m:sty m:val="bi"/>
                  </m:rPr>
                  <w:rPr>
                    <w:rFonts w:ascii="Cambria Math" w:hAnsi="Cambria Math" w:cs="Times New Roman"/>
                    <w:sz w:val="18"/>
                    <w:szCs w:val="18"/>
                  </w:rPr>
                  <m:t>α</m:t>
                </m:r>
              </m:oMath>
            </m:oMathPara>
          </w:p>
        </w:tc>
        <w:tc>
          <w:tcPr>
            <w:tcW w:w="8125" w:type="dxa"/>
          </w:tcPr>
          <w:p w14:paraId="3AAB0E48" w14:textId="77777777" w:rsidR="0032197A" w:rsidRPr="00480D01" w:rsidRDefault="0032197A" w:rsidP="0032197A">
            <w:pPr>
              <w:rPr>
                <w:rFonts w:cs="Times New Roman"/>
                <w:sz w:val="18"/>
                <w:szCs w:val="18"/>
              </w:rPr>
            </w:pPr>
            <w:r w:rsidRPr="00480D01">
              <w:rPr>
                <w:rFonts w:cs="Times New Roman"/>
                <w:sz w:val="18"/>
                <w:szCs w:val="18"/>
              </w:rPr>
              <w:t>Concentration parameter vector of a Dirichlet-multinomial distribution</w:t>
            </w:r>
          </w:p>
        </w:tc>
      </w:tr>
      <w:tr w:rsidR="0032197A" w:rsidRPr="00480D01" w14:paraId="7C4CBA4B" w14:textId="77777777" w:rsidTr="00455192">
        <w:tc>
          <w:tcPr>
            <w:tcW w:w="1225" w:type="dxa"/>
          </w:tcPr>
          <w:p w14:paraId="1A4F4145" w14:textId="179C66BA" w:rsidR="0032197A" w:rsidRPr="00480D01" w:rsidRDefault="00BD2729" w:rsidP="00D40D2C">
            <w:pPr>
              <w:jc w:val="center"/>
              <w:rPr>
                <w:rFonts w:cs="Times New Roman"/>
                <w:sz w:val="18"/>
                <w:szCs w:val="18"/>
              </w:rPr>
            </w:pPr>
            <m:oMathPara>
              <m:oMath>
                <m:sSub>
                  <m:sSubPr>
                    <m:ctrlPr>
                      <w:rPr>
                        <w:rFonts w:ascii="Cambria Math" w:hAnsi="Cambria Math" w:cs="Times New Roman"/>
                        <w:i/>
                        <w:sz w:val="18"/>
                        <w:szCs w:val="18"/>
                      </w:rPr>
                    </m:ctrlPr>
                  </m:sSubPr>
                  <m:e>
                    <m:r>
                      <w:rPr>
                        <w:rFonts w:ascii="Cambria Math" w:hAnsi="Cambria Math" w:cs="Times New Roman"/>
                        <w:sz w:val="18"/>
                        <w:szCs w:val="18"/>
                      </w:rPr>
                      <m:t>α</m:t>
                    </m:r>
                  </m:e>
                  <m:sub>
                    <m:r>
                      <w:rPr>
                        <w:rFonts w:ascii="Cambria Math" w:hAnsi="Cambria Math" w:cs="Times New Roman"/>
                        <w:sz w:val="18"/>
                        <w:szCs w:val="18"/>
                      </w:rPr>
                      <m:t>0</m:t>
                    </m:r>
                  </m:sub>
                </m:sSub>
              </m:oMath>
            </m:oMathPara>
          </w:p>
        </w:tc>
        <w:tc>
          <w:tcPr>
            <w:tcW w:w="8125" w:type="dxa"/>
          </w:tcPr>
          <w:p w14:paraId="0A04FC39" w14:textId="77777777" w:rsidR="0032197A" w:rsidRPr="00480D01" w:rsidRDefault="0032197A" w:rsidP="0032197A">
            <w:pPr>
              <w:rPr>
                <w:rFonts w:cs="Times New Roman"/>
                <w:sz w:val="18"/>
                <w:szCs w:val="18"/>
              </w:rPr>
            </w:pPr>
            <w:r w:rsidRPr="00480D01">
              <w:rPr>
                <w:rFonts w:cs="Times New Roman"/>
                <w:sz w:val="18"/>
                <w:szCs w:val="18"/>
              </w:rPr>
              <w:t>Sum of concentration parameters of a Dirichlet-multinomial distribution</w:t>
            </w:r>
          </w:p>
        </w:tc>
      </w:tr>
      <w:tr w:rsidR="0032197A" w:rsidRPr="00480D01" w14:paraId="521684D4" w14:textId="77777777" w:rsidTr="00455192">
        <w:tc>
          <w:tcPr>
            <w:tcW w:w="1225" w:type="dxa"/>
          </w:tcPr>
          <w:p w14:paraId="5F323B45" w14:textId="661DAE9B" w:rsidR="0032197A" w:rsidRPr="00480D01" w:rsidRDefault="0032197A" w:rsidP="00D40D2C">
            <w:pPr>
              <w:jc w:val="center"/>
              <w:rPr>
                <w:rFonts w:cs="Times New Roman"/>
                <w:sz w:val="18"/>
                <w:szCs w:val="18"/>
              </w:rPr>
            </w:pPr>
            <m:oMathPara>
              <m:oMath>
                <m:r>
                  <w:rPr>
                    <w:rFonts w:ascii="Cambria Math" w:hAnsi="Cambria Math" w:cs="Times New Roman"/>
                    <w:sz w:val="18"/>
                    <w:szCs w:val="18"/>
                  </w:rPr>
                  <m:t>θ</m:t>
                </m:r>
              </m:oMath>
            </m:oMathPara>
          </w:p>
        </w:tc>
        <w:tc>
          <w:tcPr>
            <w:tcW w:w="8125" w:type="dxa"/>
          </w:tcPr>
          <w:p w14:paraId="41C8DEC2" w14:textId="5169A674" w:rsidR="0032197A" w:rsidRPr="00480D01" w:rsidRDefault="00D40D2C" w:rsidP="0032197A">
            <w:pPr>
              <w:rPr>
                <w:rFonts w:cs="Times New Roman"/>
                <w:sz w:val="18"/>
                <w:szCs w:val="18"/>
              </w:rPr>
            </w:pPr>
            <w:r w:rsidRPr="00480D01">
              <w:rPr>
                <w:rFonts w:cs="Times New Roman"/>
                <w:sz w:val="18"/>
                <w:szCs w:val="18"/>
              </w:rPr>
              <w:t>Scaling</w:t>
            </w:r>
            <w:r w:rsidR="0032197A" w:rsidRPr="00480D01">
              <w:rPr>
                <w:rFonts w:cs="Times New Roman"/>
                <w:sz w:val="18"/>
                <w:szCs w:val="18"/>
              </w:rPr>
              <w:t xml:space="preserve"> parameter of a linear Dirichlet-multinomial distribution</w:t>
            </w:r>
          </w:p>
        </w:tc>
      </w:tr>
      <w:tr w:rsidR="0032197A" w:rsidRPr="00480D01" w14:paraId="0C67065B" w14:textId="77777777" w:rsidTr="00455192">
        <w:tc>
          <w:tcPr>
            <w:tcW w:w="1225" w:type="dxa"/>
          </w:tcPr>
          <w:p w14:paraId="2607FAB0" w14:textId="18813989" w:rsidR="0032197A" w:rsidRPr="00480D01" w:rsidRDefault="0032197A" w:rsidP="00647A3C">
            <w:pPr>
              <w:jc w:val="center"/>
              <w:rPr>
                <w:rFonts w:cs="Times New Roman"/>
                <w:sz w:val="18"/>
                <w:szCs w:val="18"/>
              </w:rPr>
            </w:pPr>
            <m:oMathPara>
              <m:oMath>
                <m:r>
                  <w:rPr>
                    <w:rFonts w:ascii="Cambria Math" w:hAnsi="Cambria Math" w:cs="Times New Roman"/>
                    <w:sz w:val="18"/>
                    <w:szCs w:val="18"/>
                  </w:rPr>
                  <m:t>β</m:t>
                </m:r>
              </m:oMath>
            </m:oMathPara>
          </w:p>
        </w:tc>
        <w:tc>
          <w:tcPr>
            <w:tcW w:w="8125" w:type="dxa"/>
          </w:tcPr>
          <w:p w14:paraId="0BDBDAD6" w14:textId="77777777" w:rsidR="0032197A" w:rsidRPr="00480D01" w:rsidRDefault="0032197A" w:rsidP="0032197A">
            <w:pPr>
              <w:rPr>
                <w:rFonts w:cs="Times New Roman"/>
                <w:sz w:val="18"/>
                <w:szCs w:val="18"/>
              </w:rPr>
            </w:pPr>
            <w:r w:rsidRPr="00480D01">
              <w:rPr>
                <w:rFonts w:cs="Times New Roman"/>
                <w:sz w:val="18"/>
                <w:szCs w:val="18"/>
              </w:rPr>
              <w:t>Weight parameter of a saturated Dirichlet-multinomial distribution</w:t>
            </w:r>
          </w:p>
        </w:tc>
      </w:tr>
      <w:tr w:rsidR="0032197A" w:rsidRPr="00480D01" w14:paraId="393662EB" w14:textId="77777777" w:rsidTr="00455192">
        <w:tc>
          <w:tcPr>
            <w:tcW w:w="1225" w:type="dxa"/>
          </w:tcPr>
          <w:p w14:paraId="02B318A8" w14:textId="30890AC5" w:rsidR="0032197A" w:rsidRPr="00480D01" w:rsidRDefault="00BD2729" w:rsidP="00647A3C">
            <w:pPr>
              <w:jc w:val="center"/>
              <w:rPr>
                <w:rFonts w:cs="Times New Roman"/>
                <w:sz w:val="18"/>
                <w:szCs w:val="18"/>
              </w:rPr>
            </w:pPr>
            <m:oMathPara>
              <m:oMath>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eff</m:t>
                    </m:r>
                  </m:sub>
                </m:sSub>
              </m:oMath>
            </m:oMathPara>
          </w:p>
        </w:tc>
        <w:tc>
          <w:tcPr>
            <w:tcW w:w="8125" w:type="dxa"/>
          </w:tcPr>
          <w:p w14:paraId="56FCBEF3" w14:textId="77777777" w:rsidR="0032197A" w:rsidRPr="00480D01" w:rsidRDefault="0032197A" w:rsidP="0032197A">
            <w:pPr>
              <w:rPr>
                <w:rFonts w:cs="Times New Roman"/>
                <w:sz w:val="18"/>
                <w:szCs w:val="18"/>
              </w:rPr>
            </w:pPr>
            <w:r w:rsidRPr="00480D01">
              <w:rPr>
                <w:rFonts w:cs="Times New Roman"/>
                <w:sz w:val="18"/>
                <w:szCs w:val="18"/>
              </w:rPr>
              <w:t>Effective sample size of a observed proportion vector</w:t>
            </w:r>
          </w:p>
        </w:tc>
      </w:tr>
    </w:tbl>
    <w:p w14:paraId="4C8F35A9" w14:textId="07054503" w:rsidR="0011431E" w:rsidRPr="00480D01" w:rsidRDefault="0011431E">
      <w:pPr>
        <w:spacing w:after="200" w:line="276" w:lineRule="auto"/>
        <w:rPr>
          <w:rFonts w:cs="Times New Roman"/>
          <w:b/>
          <w:bCs/>
          <w:i/>
          <w:sz w:val="18"/>
          <w:szCs w:val="18"/>
        </w:rPr>
      </w:pPr>
      <w:r w:rsidRPr="00480D01">
        <w:rPr>
          <w:rFonts w:cs="Times New Roman"/>
          <w:b/>
          <w:bCs/>
          <w:i/>
          <w:sz w:val="18"/>
          <w:szCs w:val="18"/>
        </w:rPr>
        <w:br w:type="page"/>
      </w:r>
    </w:p>
    <w:p w14:paraId="41907C8F" w14:textId="77777777" w:rsidR="00C63AFC" w:rsidRPr="00480D01" w:rsidRDefault="00C63AFC">
      <w:pPr>
        <w:spacing w:after="200" w:line="276" w:lineRule="auto"/>
        <w:rPr>
          <w:rFonts w:cs="Times New Roman"/>
          <w:b/>
          <w:bCs/>
          <w:i/>
          <w:sz w:val="20"/>
          <w:szCs w:val="18"/>
        </w:rPr>
        <w:sectPr w:rsidR="00C63AFC" w:rsidRPr="00480D01" w:rsidSect="00034616">
          <w:pgSz w:w="12240" w:h="15840"/>
          <w:pgMar w:top="1080" w:right="1080" w:bottom="1080" w:left="1080" w:header="720" w:footer="720" w:gutter="0"/>
          <w:cols w:space="720"/>
          <w:docGrid w:linePitch="360"/>
        </w:sectPr>
      </w:pPr>
    </w:p>
    <w:p w14:paraId="70353889" w14:textId="13085423" w:rsidR="0011431E" w:rsidRPr="00480D01" w:rsidRDefault="0011431E">
      <w:pPr>
        <w:spacing w:after="200" w:line="276" w:lineRule="auto"/>
        <w:rPr>
          <w:rFonts w:cs="Times New Roman"/>
          <w:b/>
          <w:bCs/>
          <w:i/>
          <w:sz w:val="20"/>
          <w:szCs w:val="18"/>
        </w:rPr>
      </w:pPr>
    </w:p>
    <w:p w14:paraId="025338C6" w14:textId="2792FA0B" w:rsidR="00470F49" w:rsidRPr="00480D01" w:rsidRDefault="00470F49" w:rsidP="00470F49">
      <w:pPr>
        <w:pStyle w:val="Caption"/>
        <w:rPr>
          <w:rFonts w:cs="Times New Roman"/>
          <w:i w:val="0"/>
          <w:iCs/>
          <w:color w:val="auto"/>
        </w:rPr>
      </w:pPr>
      <w:r w:rsidRPr="00480D01">
        <w:rPr>
          <w:rFonts w:cs="Times New Roman"/>
          <w:i w:val="0"/>
          <w:iCs/>
          <w:color w:val="auto"/>
        </w:rPr>
        <w:t xml:space="preserve">Table 2. </w:t>
      </w:r>
      <w:r w:rsidRPr="00480D01">
        <w:rPr>
          <w:rFonts w:cs="Times New Roman"/>
          <w:b w:val="0"/>
          <w:bCs w:val="0"/>
          <w:i w:val="0"/>
          <w:iCs/>
          <w:color w:val="auto"/>
        </w:rPr>
        <w:t>Five estimation methods compared in the simulation study.</w:t>
      </w:r>
    </w:p>
    <w:tbl>
      <w:tblPr>
        <w:tblStyle w:val="TableGrid"/>
        <w:tblW w:w="0" w:type="auto"/>
        <w:tblLayout w:type="fixed"/>
        <w:tblLook w:val="04A0" w:firstRow="1" w:lastRow="0" w:firstColumn="1" w:lastColumn="0" w:noHBand="0" w:noVBand="1"/>
      </w:tblPr>
      <w:tblGrid>
        <w:gridCol w:w="816"/>
        <w:gridCol w:w="1266"/>
        <w:gridCol w:w="1603"/>
        <w:gridCol w:w="1980"/>
        <w:gridCol w:w="8005"/>
      </w:tblGrid>
      <w:tr w:rsidR="0077798E" w:rsidRPr="00480D01" w14:paraId="1C4E585A" w14:textId="2CFA48D6" w:rsidTr="00E07029">
        <w:tc>
          <w:tcPr>
            <w:tcW w:w="816" w:type="dxa"/>
          </w:tcPr>
          <w:p w14:paraId="03858C0F" w14:textId="3FCC3062" w:rsidR="00C63AFC" w:rsidRPr="00480D01" w:rsidRDefault="00C63AFC" w:rsidP="00802C54">
            <w:pPr>
              <w:spacing w:after="0"/>
              <w:rPr>
                <w:rFonts w:cs="Times New Roman"/>
                <w:sz w:val="18"/>
              </w:rPr>
            </w:pPr>
            <w:r w:rsidRPr="00480D01">
              <w:rPr>
                <w:rFonts w:cs="Times New Roman"/>
                <w:b/>
                <w:sz w:val="18"/>
              </w:rPr>
              <w:t>Method</w:t>
            </w:r>
          </w:p>
        </w:tc>
        <w:tc>
          <w:tcPr>
            <w:tcW w:w="1266" w:type="dxa"/>
          </w:tcPr>
          <w:p w14:paraId="355ACCC1" w14:textId="1768F6E5" w:rsidR="00C63AFC" w:rsidRPr="00480D01" w:rsidRDefault="00C63AFC" w:rsidP="00802C54">
            <w:pPr>
              <w:spacing w:after="0"/>
              <w:rPr>
                <w:rFonts w:cs="Times New Roman"/>
                <w:sz w:val="18"/>
              </w:rPr>
            </w:pPr>
            <w:r w:rsidRPr="00480D01">
              <w:rPr>
                <w:rFonts w:cs="Times New Roman"/>
                <w:b/>
                <w:sz w:val="18"/>
              </w:rPr>
              <w:t>Estimator</w:t>
            </w:r>
          </w:p>
        </w:tc>
        <w:tc>
          <w:tcPr>
            <w:tcW w:w="1603" w:type="dxa"/>
          </w:tcPr>
          <w:p w14:paraId="776DCF84" w14:textId="30D47A1F" w:rsidR="00C63AFC" w:rsidRPr="00480D01" w:rsidRDefault="00C63AFC" w:rsidP="00802C54">
            <w:pPr>
              <w:spacing w:after="0"/>
              <w:rPr>
                <w:rFonts w:cs="Times New Roman"/>
                <w:sz w:val="18"/>
              </w:rPr>
            </w:pPr>
            <w:r w:rsidRPr="00480D01">
              <w:rPr>
                <w:rFonts w:cs="Times New Roman"/>
                <w:b/>
                <w:sz w:val="18"/>
              </w:rPr>
              <w:t>Parameterization</w:t>
            </w:r>
          </w:p>
        </w:tc>
        <w:tc>
          <w:tcPr>
            <w:tcW w:w="1980" w:type="dxa"/>
          </w:tcPr>
          <w:p w14:paraId="4ABEFF20" w14:textId="625DC350" w:rsidR="00C63AFC" w:rsidRPr="00480D01" w:rsidRDefault="00C63AFC" w:rsidP="00802C54">
            <w:pPr>
              <w:spacing w:after="0"/>
              <w:rPr>
                <w:rFonts w:cs="Times New Roman"/>
                <w:sz w:val="18"/>
              </w:rPr>
            </w:pPr>
            <w:r w:rsidRPr="00480D01">
              <w:rPr>
                <w:rFonts w:cs="Times New Roman"/>
                <w:b/>
                <w:sz w:val="18"/>
              </w:rPr>
              <w:t>Practical interpretation</w:t>
            </w:r>
          </w:p>
        </w:tc>
        <w:tc>
          <w:tcPr>
            <w:tcW w:w="8005" w:type="dxa"/>
          </w:tcPr>
          <w:p w14:paraId="18C907D2" w14:textId="65799257" w:rsidR="00C63AFC" w:rsidRPr="00480D01" w:rsidRDefault="00544B2C" w:rsidP="00802C54">
            <w:pPr>
              <w:spacing w:after="0"/>
              <w:rPr>
                <w:rFonts w:cs="Times New Roman"/>
                <w:b/>
                <w:sz w:val="18"/>
              </w:rPr>
            </w:pPr>
            <w:r w:rsidRPr="00480D01">
              <w:rPr>
                <w:rFonts w:cs="Times New Roman"/>
                <w:b/>
                <w:sz w:val="18"/>
              </w:rPr>
              <w:t>Likelihood</w:t>
            </w:r>
          </w:p>
        </w:tc>
      </w:tr>
      <w:tr w:rsidR="0077798E" w:rsidRPr="00480D01" w14:paraId="6B331424" w14:textId="733DC11A" w:rsidTr="00E07029">
        <w:tc>
          <w:tcPr>
            <w:tcW w:w="816" w:type="dxa"/>
          </w:tcPr>
          <w:p w14:paraId="32696260" w14:textId="77777777" w:rsidR="00C63AFC" w:rsidRPr="00480D01" w:rsidRDefault="00C63AFC" w:rsidP="00802C54">
            <w:pPr>
              <w:spacing w:after="0"/>
              <w:rPr>
                <w:rFonts w:cs="Times New Roman"/>
              </w:rPr>
            </w:pPr>
            <w:r w:rsidRPr="00480D01">
              <w:rPr>
                <w:rFonts w:cs="Times New Roman"/>
                <w:sz w:val="18"/>
              </w:rPr>
              <w:t>i</w:t>
            </w:r>
          </w:p>
        </w:tc>
        <w:tc>
          <w:tcPr>
            <w:tcW w:w="1266" w:type="dxa"/>
          </w:tcPr>
          <w:p w14:paraId="0FEFB8BF" w14:textId="77777777" w:rsidR="00C63AFC" w:rsidRPr="00480D01" w:rsidRDefault="00C63AFC" w:rsidP="00802C54">
            <w:pPr>
              <w:spacing w:after="0"/>
              <w:rPr>
                <w:rFonts w:cs="Times New Roman"/>
              </w:rPr>
            </w:pPr>
            <w:r w:rsidRPr="00480D01">
              <w:rPr>
                <w:rFonts w:cs="Times New Roman"/>
                <w:sz w:val="18"/>
              </w:rPr>
              <w:t>Unconstrained Dirichlet-multinomial</w:t>
            </w:r>
          </w:p>
        </w:tc>
        <w:tc>
          <w:tcPr>
            <w:tcW w:w="1603" w:type="dxa"/>
          </w:tcPr>
          <w:p w14:paraId="7A8F2FE1" w14:textId="77777777" w:rsidR="00C63AFC" w:rsidRPr="00480D01" w:rsidRDefault="00C63AFC" w:rsidP="00802C54">
            <w:pPr>
              <w:spacing w:after="0"/>
              <w:rPr>
                <w:rFonts w:cs="Times New Roman"/>
              </w:rPr>
            </w:pPr>
            <w:r w:rsidRPr="00480D01">
              <w:rPr>
                <w:rFonts w:cs="Times New Roman"/>
                <w:sz w:val="18"/>
              </w:rPr>
              <w:t>Estimates a shared concentration vector alpha directly.</w:t>
            </w:r>
          </w:p>
        </w:tc>
        <w:tc>
          <w:tcPr>
            <w:tcW w:w="1980" w:type="dxa"/>
          </w:tcPr>
          <w:p w14:paraId="622CC94A" w14:textId="77777777" w:rsidR="00C63AFC" w:rsidRPr="00480D01" w:rsidRDefault="00C63AFC" w:rsidP="00802C54">
            <w:pPr>
              <w:spacing w:after="0"/>
              <w:rPr>
                <w:rFonts w:cs="Times New Roman"/>
              </w:rPr>
            </w:pPr>
            <w:r w:rsidRPr="00480D01">
              <w:rPr>
                <w:rFonts w:cs="Times New Roman"/>
                <w:sz w:val="18"/>
              </w:rPr>
              <w:t>Flexible baseline but can be less efficient because concentration is estimated without an explicit sample-size link.</w:t>
            </w:r>
          </w:p>
        </w:tc>
        <w:tc>
          <w:tcPr>
            <w:tcW w:w="8005" w:type="dxa"/>
          </w:tcPr>
          <w:p w14:paraId="2325FD08" w14:textId="6FBF176B" w:rsidR="00C63AFC" w:rsidRPr="00480D01" w:rsidRDefault="00BD2729" w:rsidP="00802C54">
            <w:pPr>
              <w:spacing w:after="0"/>
              <w:rPr>
                <w:rFonts w:cs="Times New Roman"/>
                <w:sz w:val="18"/>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DMU</m:t>
                    </m:r>
                  </m:sub>
                </m:sSub>
                <m:d>
                  <m:dPr>
                    <m:ctrlPr>
                      <w:rPr>
                        <w:rFonts w:ascii="Cambria Math" w:hAnsi="Cambria Math" w:cs="Times New Roman"/>
                        <w:i/>
                      </w:rPr>
                    </m:ctrlPr>
                  </m:dPr>
                  <m:e>
                    <m:r>
                      <m:rPr>
                        <m:sty m:val="bi"/>
                      </m:rPr>
                      <w:rPr>
                        <w:rFonts w:ascii="Cambria Math" w:hAnsi="Cambria Math" w:cs="Times New Roman"/>
                      </w:rPr>
                      <m:t>α</m:t>
                    </m:r>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obs</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+1</m:t>
                        </m:r>
                      </m:e>
                    </m:d>
                  </m:num>
                  <m:den>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+1</m:t>
                            </m:r>
                          </m:e>
                        </m:d>
                      </m:e>
                    </m:nary>
                  </m:den>
                </m:f>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0</m:t>
                            </m:r>
                          </m:sub>
                        </m:sSub>
                      </m:e>
                    </m:d>
                  </m:num>
                  <m:den>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0</m:t>
                            </m:r>
                          </m:sub>
                        </m:sSub>
                      </m:e>
                    </m:d>
                  </m:den>
                </m:f>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a</m:t>
                                </m:r>
                              </m:sub>
                            </m:sSub>
                          </m:e>
                        </m:d>
                      </m:num>
                      <m:den>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a</m:t>
                                </m:r>
                              </m:sub>
                            </m:sSub>
                          </m:e>
                        </m:d>
                      </m:den>
                    </m:f>
                  </m:e>
                </m:nary>
              </m:oMath>
            </m:oMathPara>
          </w:p>
        </w:tc>
      </w:tr>
      <w:tr w:rsidR="0077798E" w:rsidRPr="00480D01" w14:paraId="56EF2908" w14:textId="0368D5AE" w:rsidTr="00E07029">
        <w:tc>
          <w:tcPr>
            <w:tcW w:w="816" w:type="dxa"/>
          </w:tcPr>
          <w:p w14:paraId="21989760" w14:textId="77777777" w:rsidR="00C63AFC" w:rsidRPr="00480D01" w:rsidRDefault="00C63AFC" w:rsidP="00802C54">
            <w:pPr>
              <w:spacing w:after="0"/>
              <w:rPr>
                <w:rFonts w:cs="Times New Roman"/>
              </w:rPr>
            </w:pPr>
            <w:r w:rsidRPr="00480D01">
              <w:rPr>
                <w:rFonts w:cs="Times New Roman"/>
                <w:sz w:val="18"/>
              </w:rPr>
              <w:t>ii</w:t>
            </w:r>
          </w:p>
        </w:tc>
        <w:tc>
          <w:tcPr>
            <w:tcW w:w="1266" w:type="dxa"/>
          </w:tcPr>
          <w:p w14:paraId="75F3FFBC" w14:textId="77777777" w:rsidR="00C63AFC" w:rsidRPr="00480D01" w:rsidRDefault="00C63AFC" w:rsidP="00802C54">
            <w:pPr>
              <w:spacing w:after="0"/>
              <w:rPr>
                <w:rFonts w:cs="Times New Roman"/>
              </w:rPr>
            </w:pPr>
            <w:r w:rsidRPr="00480D01">
              <w:rPr>
                <w:rFonts w:cs="Times New Roman"/>
                <w:sz w:val="18"/>
              </w:rPr>
              <w:t>Saturated Dirichlet-multinomial</w:t>
            </w:r>
          </w:p>
        </w:tc>
        <w:tc>
          <w:tcPr>
            <w:tcW w:w="1603" w:type="dxa"/>
          </w:tcPr>
          <w:p w14:paraId="2CA6C28A" w14:textId="77777777" w:rsidR="00C63AFC" w:rsidRPr="00480D01" w:rsidRDefault="00C63AFC" w:rsidP="00802C54">
            <w:pPr>
              <w:spacing w:after="0"/>
              <w:rPr>
                <w:rFonts w:cs="Times New Roman"/>
              </w:rPr>
            </w:pPr>
            <w:r w:rsidRPr="00480D01">
              <w:rPr>
                <w:rFonts w:cs="Times New Roman"/>
                <w:sz w:val="18"/>
              </w:rPr>
              <w:t>Uses a shared composition p with group-specific total concentration a0_g.</w:t>
            </w:r>
          </w:p>
        </w:tc>
        <w:tc>
          <w:tcPr>
            <w:tcW w:w="1980" w:type="dxa"/>
          </w:tcPr>
          <w:p w14:paraId="1481E9B3" w14:textId="77777777" w:rsidR="00C63AFC" w:rsidRPr="00480D01" w:rsidRDefault="00C63AFC" w:rsidP="00802C54">
            <w:pPr>
              <w:spacing w:after="0"/>
              <w:rPr>
                <w:rFonts w:cs="Times New Roman"/>
              </w:rPr>
            </w:pPr>
            <w:r w:rsidRPr="00480D01">
              <w:rPr>
                <w:rFonts w:cs="Times New Roman"/>
                <w:sz w:val="18"/>
              </w:rPr>
              <w:t>Flexible over groups, but the added concentration parameters can increase variability and reduce reliability.</w:t>
            </w:r>
          </w:p>
        </w:tc>
        <w:tc>
          <w:tcPr>
            <w:tcW w:w="8005" w:type="dxa"/>
          </w:tcPr>
          <w:p w14:paraId="67DA2968" w14:textId="4E606164" w:rsidR="00C63AFC" w:rsidRPr="00480D01" w:rsidRDefault="00BD2729" w:rsidP="00802C54">
            <w:pPr>
              <w:spacing w:after="0"/>
              <w:rPr>
                <w:rFonts w:cs="Times New Roman"/>
                <w:sz w:val="18"/>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DMS</m:t>
                    </m:r>
                  </m:sub>
                </m:sSub>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p</m:t>
                        </m:r>
                      </m:e>
                      <m:sub>
                        <m:r>
                          <w:rPr>
                            <w:rFonts w:ascii="Cambria Math" w:hAnsi="Cambria Math" w:cs="Times New Roman"/>
                          </w:rPr>
                          <m:t>pred</m:t>
                        </m:r>
                      </m:sub>
                    </m:sSub>
                    <m:r>
                      <w:rPr>
                        <w:rFonts w:ascii="Cambria Math" w:hAnsi="Cambria Math" w:cs="Times New Roman"/>
                      </w:rPr>
                      <m:t>,</m:t>
                    </m:r>
                    <m:r>
                      <w:rPr>
                        <w:rFonts w:ascii="Cambria Math" w:hAnsi="Cambria Math" w:cs="Times New Roman"/>
                      </w:rPr>
                      <m:t>β</m:t>
                    </m:r>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obs</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+1</m:t>
                        </m:r>
                      </m:e>
                    </m:d>
                  </m:num>
                  <m:den>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+1</m:t>
                            </m:r>
                          </m:e>
                        </m:d>
                      </m:e>
                    </m:nary>
                  </m:den>
                </m:f>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r>
                          <w:rPr>
                            <w:rFonts w:ascii="Cambria Math" w:hAnsi="Cambria Math" w:cs="Times New Roman"/>
                          </w:rPr>
                          <m:t>β</m:t>
                        </m:r>
                      </m:e>
                    </m:d>
                  </m:num>
                  <m:den>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m:t>
                        </m:r>
                        <m:r>
                          <w:rPr>
                            <w:rFonts w:ascii="Cambria Math" w:hAnsi="Cambria Math" w:cs="Times New Roman"/>
                          </w:rPr>
                          <m:t>β</m:t>
                        </m:r>
                      </m:e>
                    </m:d>
                  </m:den>
                </m:f>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m:t>
                            </m:r>
                            <m:r>
                              <w:rPr>
                                <w:rFonts w:ascii="Cambria Math" w:hAnsi="Cambria Math" w:cs="Times New Roman"/>
                              </w:rPr>
                              <m:t>β</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pred</m:t>
                                </m:r>
                                <m:r>
                                  <w:rPr>
                                    <w:rFonts w:ascii="Cambria Math" w:hAnsi="Cambria Math" w:cs="Times New Roman"/>
                                  </w:rPr>
                                  <m:t>,</m:t>
                                </m:r>
                                <m:r>
                                  <w:rPr>
                                    <w:rFonts w:ascii="Cambria Math" w:hAnsi="Cambria Math" w:cs="Times New Roman"/>
                                  </w:rPr>
                                  <m:t>a</m:t>
                                </m:r>
                              </m:sub>
                            </m:sSub>
                          </m:e>
                        </m:d>
                      </m:num>
                      <m:den>
                        <m:r>
                          <w:rPr>
                            <w:rFonts w:ascii="Cambria Math" w:hAnsi="Cambria Math" w:cs="Times New Roman"/>
                          </w:rPr>
                          <m:t>Γ</m:t>
                        </m:r>
                        <m:d>
                          <m:dPr>
                            <m:ctrlPr>
                              <w:rPr>
                                <w:rFonts w:ascii="Cambria Math" w:hAnsi="Cambria Math" w:cs="Times New Roman"/>
                                <w:i/>
                              </w:rPr>
                            </m:ctrlPr>
                          </m:dPr>
                          <m:e>
                            <m:r>
                              <w:rPr>
                                <w:rFonts w:ascii="Cambria Math" w:hAnsi="Cambria Math" w:cs="Times New Roman"/>
                              </w:rPr>
                              <m:t>β</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pred</m:t>
                                </m:r>
                                <m:r>
                                  <w:rPr>
                                    <w:rFonts w:ascii="Cambria Math" w:hAnsi="Cambria Math" w:cs="Times New Roman"/>
                                  </w:rPr>
                                  <m:t>,</m:t>
                                </m:r>
                                <m:r>
                                  <w:rPr>
                                    <w:rFonts w:ascii="Cambria Math" w:hAnsi="Cambria Math" w:cs="Times New Roman"/>
                                  </w:rPr>
                                  <m:t>a</m:t>
                                </m:r>
                              </m:sub>
                            </m:sSub>
                          </m:e>
                        </m:d>
                      </m:den>
                    </m:f>
                  </m:e>
                </m:nary>
              </m:oMath>
            </m:oMathPara>
          </w:p>
        </w:tc>
      </w:tr>
      <w:tr w:rsidR="0077798E" w:rsidRPr="00480D01" w14:paraId="7A3C3763" w14:textId="377379A3" w:rsidTr="00E07029">
        <w:tc>
          <w:tcPr>
            <w:tcW w:w="816" w:type="dxa"/>
          </w:tcPr>
          <w:p w14:paraId="3005E9CE" w14:textId="77777777" w:rsidR="00C63AFC" w:rsidRPr="00480D01" w:rsidRDefault="00C63AFC" w:rsidP="00802C54">
            <w:pPr>
              <w:spacing w:after="0"/>
              <w:rPr>
                <w:rFonts w:cs="Times New Roman"/>
              </w:rPr>
            </w:pPr>
            <w:r w:rsidRPr="00480D01">
              <w:rPr>
                <w:rFonts w:cs="Times New Roman"/>
                <w:sz w:val="18"/>
              </w:rPr>
              <w:t>iii</w:t>
            </w:r>
          </w:p>
        </w:tc>
        <w:tc>
          <w:tcPr>
            <w:tcW w:w="1266" w:type="dxa"/>
          </w:tcPr>
          <w:p w14:paraId="6DE74BC4" w14:textId="77777777" w:rsidR="00C63AFC" w:rsidRPr="00480D01" w:rsidRDefault="00C63AFC" w:rsidP="00802C54">
            <w:pPr>
              <w:spacing w:after="0"/>
              <w:rPr>
                <w:rFonts w:cs="Times New Roman"/>
              </w:rPr>
            </w:pPr>
            <w:r w:rsidRPr="00480D01">
              <w:rPr>
                <w:rFonts w:cs="Times New Roman"/>
                <w:sz w:val="18"/>
              </w:rPr>
              <w:t>Linear Dirichlet-multinomial with fixed theta</w:t>
            </w:r>
          </w:p>
        </w:tc>
        <w:tc>
          <w:tcPr>
            <w:tcW w:w="1603" w:type="dxa"/>
          </w:tcPr>
          <w:p w14:paraId="5D52866D" w14:textId="77777777" w:rsidR="00C63AFC" w:rsidRPr="00480D01" w:rsidRDefault="00C63AFC" w:rsidP="00802C54">
            <w:pPr>
              <w:spacing w:after="0"/>
              <w:rPr>
                <w:rFonts w:cs="Times New Roman"/>
              </w:rPr>
            </w:pPr>
            <w:r w:rsidRPr="00480D01">
              <w:rPr>
                <w:rFonts w:cs="Times New Roman"/>
                <w:sz w:val="18"/>
              </w:rPr>
              <w:t>Constrains a0_g = theta_true N_g.</w:t>
            </w:r>
          </w:p>
        </w:tc>
        <w:tc>
          <w:tcPr>
            <w:tcW w:w="1980" w:type="dxa"/>
          </w:tcPr>
          <w:p w14:paraId="41FBF6EA" w14:textId="77777777" w:rsidR="00C63AFC" w:rsidRPr="00480D01" w:rsidRDefault="00C63AFC" w:rsidP="00802C54">
            <w:pPr>
              <w:spacing w:after="0"/>
              <w:rPr>
                <w:rFonts w:cs="Times New Roman"/>
              </w:rPr>
            </w:pPr>
            <w:r w:rsidRPr="00480D01">
              <w:rPr>
                <w:rFonts w:cs="Times New Roman"/>
                <w:sz w:val="18"/>
              </w:rPr>
              <w:t>Uses the known or externally specified overdispersion weight and directly links concentration to sample size.</w:t>
            </w:r>
          </w:p>
        </w:tc>
        <w:tc>
          <w:tcPr>
            <w:tcW w:w="8005" w:type="dxa"/>
          </w:tcPr>
          <w:p w14:paraId="640E298B" w14:textId="151E27F9" w:rsidR="00C63AFC" w:rsidRPr="00480D01" w:rsidRDefault="00BD2729" w:rsidP="00802C54">
            <w:pPr>
              <w:spacing w:after="0"/>
              <w:rPr>
                <w:rFonts w:cs="Times New Roman"/>
                <w:sz w:val="18"/>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DML</m:t>
                    </m:r>
                  </m:sub>
                </m:sSub>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p</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obs</m:t>
                        </m:r>
                      </m:sub>
                    </m:sSub>
                    <m:r>
                      <w:rPr>
                        <w:rFonts w:ascii="Cambria Math" w:hAnsi="Cambria Math" w:cs="Times New Roman"/>
                      </w:rPr>
                      <m:t>,</m:t>
                    </m:r>
                    <m:r>
                      <w:rPr>
                        <w:rFonts w:ascii="Cambria Math" w:hAnsi="Cambria Math" w:cs="Times New Roman"/>
                      </w:rPr>
                      <m:t>θ</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+1</m:t>
                        </m:r>
                      </m:e>
                    </m:d>
                  </m:num>
                  <m:den>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+1</m:t>
                            </m:r>
                          </m:e>
                        </m:d>
                      </m:e>
                    </m:nary>
                  </m:den>
                </m:f>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θ</m:t>
                        </m:r>
                      </m:e>
                    </m:d>
                  </m:num>
                  <m:den>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θ</m:t>
                        </m:r>
                      </m:e>
                    </m:d>
                  </m:den>
                </m:f>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θ</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pred</m:t>
                                </m:r>
                                <m:r>
                                  <w:rPr>
                                    <w:rFonts w:ascii="Cambria Math" w:hAnsi="Cambria Math" w:cs="Times New Roman"/>
                                  </w:rPr>
                                  <m:t>,</m:t>
                                </m:r>
                                <m:r>
                                  <w:rPr>
                                    <w:rFonts w:ascii="Cambria Math" w:hAnsi="Cambria Math" w:cs="Times New Roman"/>
                                  </w:rPr>
                                  <m:t>a</m:t>
                                </m:r>
                              </m:sub>
                            </m:sSub>
                          </m:e>
                        </m:d>
                      </m:num>
                      <m:den>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θ</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pred</m:t>
                                </m:r>
                                <m:r>
                                  <w:rPr>
                                    <w:rFonts w:ascii="Cambria Math" w:hAnsi="Cambria Math" w:cs="Times New Roman"/>
                                  </w:rPr>
                                  <m:t>,</m:t>
                                </m:r>
                                <m:r>
                                  <w:rPr>
                                    <w:rFonts w:ascii="Cambria Math" w:hAnsi="Cambria Math" w:cs="Times New Roman"/>
                                  </w:rPr>
                                  <m:t>a</m:t>
                                </m:r>
                              </m:sub>
                            </m:sSub>
                          </m:e>
                        </m:d>
                      </m:den>
                    </m:f>
                  </m:e>
                </m:nary>
              </m:oMath>
            </m:oMathPara>
          </w:p>
        </w:tc>
      </w:tr>
      <w:tr w:rsidR="0077798E" w:rsidRPr="00480D01" w14:paraId="75A896CA" w14:textId="0E5CB6B4" w:rsidTr="00E07029">
        <w:tc>
          <w:tcPr>
            <w:tcW w:w="816" w:type="dxa"/>
          </w:tcPr>
          <w:p w14:paraId="7325BCA2" w14:textId="77777777" w:rsidR="00C63AFC" w:rsidRPr="00480D01" w:rsidRDefault="00C63AFC" w:rsidP="00802C54">
            <w:pPr>
              <w:spacing w:after="0"/>
              <w:rPr>
                <w:rFonts w:cs="Times New Roman"/>
              </w:rPr>
            </w:pPr>
            <w:r w:rsidRPr="00480D01">
              <w:rPr>
                <w:rFonts w:cs="Times New Roman"/>
                <w:sz w:val="18"/>
              </w:rPr>
              <w:t>iv</w:t>
            </w:r>
          </w:p>
        </w:tc>
        <w:tc>
          <w:tcPr>
            <w:tcW w:w="1266" w:type="dxa"/>
          </w:tcPr>
          <w:p w14:paraId="09C293CF" w14:textId="77777777" w:rsidR="00C63AFC" w:rsidRPr="00480D01" w:rsidRDefault="00C63AFC" w:rsidP="00802C54">
            <w:pPr>
              <w:spacing w:after="0"/>
              <w:rPr>
                <w:rFonts w:cs="Times New Roman"/>
              </w:rPr>
            </w:pPr>
            <w:r w:rsidRPr="00480D01">
              <w:rPr>
                <w:rFonts w:cs="Times New Roman"/>
                <w:sz w:val="18"/>
              </w:rPr>
              <w:t>Multinomial</w:t>
            </w:r>
          </w:p>
        </w:tc>
        <w:tc>
          <w:tcPr>
            <w:tcW w:w="1603" w:type="dxa"/>
          </w:tcPr>
          <w:p w14:paraId="08AD108B" w14:textId="77777777" w:rsidR="00C63AFC" w:rsidRPr="00480D01" w:rsidRDefault="00C63AFC" w:rsidP="00802C54">
            <w:pPr>
              <w:spacing w:after="0"/>
              <w:rPr>
                <w:rFonts w:cs="Times New Roman"/>
              </w:rPr>
            </w:pPr>
            <w:r w:rsidRPr="00480D01">
              <w:rPr>
                <w:rFonts w:cs="Times New Roman"/>
                <w:sz w:val="18"/>
              </w:rPr>
              <w:t>Pools information under the multinomial likelihood.</w:t>
            </w:r>
          </w:p>
        </w:tc>
        <w:tc>
          <w:tcPr>
            <w:tcW w:w="1980" w:type="dxa"/>
          </w:tcPr>
          <w:p w14:paraId="72605BA4" w14:textId="77777777" w:rsidR="00C63AFC" w:rsidRPr="00480D01" w:rsidRDefault="00C63AFC" w:rsidP="00802C54">
            <w:pPr>
              <w:spacing w:after="0"/>
              <w:rPr>
                <w:rFonts w:cs="Times New Roman"/>
              </w:rPr>
            </w:pPr>
            <w:r w:rsidRPr="00480D01">
              <w:rPr>
                <w:rFonts w:cs="Times New Roman"/>
                <w:sz w:val="18"/>
              </w:rPr>
              <w:t>Simple and often competitive, but ignores Dirichlet-multinomial overdispersion and group-level correlation.</w:t>
            </w:r>
          </w:p>
        </w:tc>
        <w:tc>
          <w:tcPr>
            <w:tcW w:w="8005" w:type="dxa"/>
          </w:tcPr>
          <w:p w14:paraId="15D9DEE0" w14:textId="0C69620C" w:rsidR="00C63AFC" w:rsidRPr="00480D01" w:rsidRDefault="00BD2729" w:rsidP="00802C54">
            <w:pPr>
              <w:spacing w:after="0"/>
              <w:rPr>
                <w:rFonts w:cs="Times New Roman"/>
                <w:sz w:val="18"/>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MN</m:t>
                    </m:r>
                  </m:sub>
                </m:sSub>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p</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obs</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+1</m:t>
                        </m:r>
                      </m:e>
                    </m:d>
                  </m:num>
                  <m:den>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+1</m:t>
                            </m:r>
                          </m:e>
                        </m:d>
                      </m:e>
                    </m:nary>
                  </m:den>
                </m:f>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pred</m:t>
                                </m:r>
                                <m:r>
                                  <w:rPr>
                                    <w:rFonts w:ascii="Cambria Math" w:hAnsi="Cambria Math" w:cs="Times New Roman"/>
                                  </w:rPr>
                                  <m:t>,</m:t>
                                </m:r>
                                <m:r>
                                  <w:rPr>
                                    <w:rFonts w:ascii="Cambria Math" w:hAnsi="Cambria Math" w:cs="Times New Roman"/>
                                  </w:rPr>
                                  <m:t>a</m:t>
                                </m:r>
                              </m:sub>
                            </m:sSub>
                          </m:e>
                        </m:d>
                      </m:e>
                      <m: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m:t>
                            </m:r>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sup>
                    </m:sSup>
                  </m:e>
                </m:nary>
              </m:oMath>
            </m:oMathPara>
          </w:p>
        </w:tc>
      </w:tr>
      <w:tr w:rsidR="0055041B" w:rsidRPr="00480D01" w14:paraId="57F8DEB3" w14:textId="6247F5CA" w:rsidTr="00E07029">
        <w:tc>
          <w:tcPr>
            <w:tcW w:w="816" w:type="dxa"/>
          </w:tcPr>
          <w:p w14:paraId="5FADB918" w14:textId="77777777" w:rsidR="0055041B" w:rsidRPr="00480D01" w:rsidRDefault="0055041B" w:rsidP="0055041B">
            <w:pPr>
              <w:spacing w:after="0"/>
              <w:rPr>
                <w:rFonts w:cs="Times New Roman"/>
              </w:rPr>
            </w:pPr>
            <w:r w:rsidRPr="00480D01">
              <w:rPr>
                <w:rFonts w:cs="Times New Roman"/>
                <w:sz w:val="18"/>
              </w:rPr>
              <w:t>v</w:t>
            </w:r>
          </w:p>
        </w:tc>
        <w:tc>
          <w:tcPr>
            <w:tcW w:w="1266" w:type="dxa"/>
          </w:tcPr>
          <w:p w14:paraId="26A2B559" w14:textId="2B4E8977" w:rsidR="0055041B" w:rsidRPr="00480D01" w:rsidRDefault="0055041B" w:rsidP="0055041B">
            <w:pPr>
              <w:spacing w:after="0"/>
              <w:rPr>
                <w:rFonts w:cs="Times New Roman"/>
              </w:rPr>
            </w:pPr>
            <w:r w:rsidRPr="00480D01">
              <w:rPr>
                <w:rFonts w:cs="Times New Roman"/>
                <w:sz w:val="18"/>
              </w:rPr>
              <w:t>Linear Dirichlet-multinomial with</w:t>
            </w:r>
            <w:r w:rsidR="008C4395" w:rsidRPr="00480D01">
              <w:rPr>
                <w:rFonts w:cs="Times New Roman"/>
                <w:sz w:val="18"/>
              </w:rPr>
              <w:t xml:space="preserve"> freely</w:t>
            </w:r>
            <w:r w:rsidRPr="00480D01">
              <w:rPr>
                <w:rFonts w:cs="Times New Roman"/>
                <w:sz w:val="18"/>
              </w:rPr>
              <w:t xml:space="preserve"> estimated theta</w:t>
            </w:r>
          </w:p>
        </w:tc>
        <w:tc>
          <w:tcPr>
            <w:tcW w:w="1603" w:type="dxa"/>
          </w:tcPr>
          <w:p w14:paraId="4B13D2D3" w14:textId="77777777" w:rsidR="0055041B" w:rsidRPr="00480D01" w:rsidRDefault="0055041B" w:rsidP="0055041B">
            <w:pPr>
              <w:spacing w:after="0"/>
              <w:rPr>
                <w:rFonts w:cs="Times New Roman"/>
              </w:rPr>
            </w:pPr>
            <w:r w:rsidRPr="00480D01">
              <w:rPr>
                <w:rFonts w:cs="Times New Roman"/>
                <w:sz w:val="18"/>
              </w:rPr>
              <w:t>Constrains a0_g = theta N_g and estimates theta.</w:t>
            </w:r>
          </w:p>
        </w:tc>
        <w:tc>
          <w:tcPr>
            <w:tcW w:w="1980" w:type="dxa"/>
          </w:tcPr>
          <w:p w14:paraId="528BCB08" w14:textId="77777777" w:rsidR="0055041B" w:rsidRPr="00480D01" w:rsidRDefault="0055041B" w:rsidP="0055041B">
            <w:pPr>
              <w:spacing w:after="0"/>
              <w:rPr>
                <w:rFonts w:cs="Times New Roman"/>
              </w:rPr>
            </w:pPr>
            <w:r w:rsidRPr="00480D01">
              <w:rPr>
                <w:rFonts w:cs="Times New Roman"/>
                <w:sz w:val="18"/>
              </w:rPr>
              <w:t>Retains the sample-size link while allowing the overall overdispersion level to be learned from the data.</w:t>
            </w:r>
          </w:p>
        </w:tc>
        <w:tc>
          <w:tcPr>
            <w:tcW w:w="8005" w:type="dxa"/>
          </w:tcPr>
          <w:p w14:paraId="7DAD2BFB" w14:textId="64E5D7F4" w:rsidR="0055041B" w:rsidRPr="00480D01" w:rsidRDefault="00BD2729" w:rsidP="0055041B">
            <w:pPr>
              <w:spacing w:after="0"/>
              <w:rPr>
                <w:rFonts w:cs="Times New Roman"/>
                <w:sz w:val="18"/>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DML</m:t>
                    </m:r>
                  </m:sub>
                </m:sSub>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p</m:t>
                        </m:r>
                      </m:e>
                      <m:sub>
                        <m:r>
                          <w:rPr>
                            <w:rFonts w:ascii="Cambria Math" w:hAnsi="Cambria Math" w:cs="Times New Roman"/>
                          </w:rPr>
                          <m:t>pred</m:t>
                        </m:r>
                      </m:sub>
                    </m:sSub>
                    <m:r>
                      <w:rPr>
                        <w:rFonts w:ascii="Cambria Math" w:hAnsi="Cambria Math" w:cs="Times New Roman"/>
                      </w:rPr>
                      <m:t>,</m:t>
                    </m:r>
                    <m:r>
                      <w:rPr>
                        <w:rFonts w:ascii="Cambria Math" w:hAnsi="Cambria Math" w:cs="Times New Roman"/>
                      </w:rPr>
                      <m:t>θ</m:t>
                    </m:r>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obs</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+1</m:t>
                        </m:r>
                      </m:e>
                    </m:d>
                  </m:num>
                  <m:den>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+1</m:t>
                            </m:r>
                          </m:e>
                        </m:d>
                      </m:e>
                    </m:nary>
                  </m:den>
                </m:f>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θ</m:t>
                        </m:r>
                      </m:e>
                    </m:d>
                  </m:num>
                  <m:den>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θ</m:t>
                        </m:r>
                      </m:e>
                    </m:d>
                  </m:den>
                </m:f>
                <m:nary>
                  <m:naryPr>
                    <m:chr m:val="∏"/>
                    <m:ctrlPr>
                      <w:rPr>
                        <w:rFonts w:ascii="Cambria Math" w:hAnsi="Cambria Math" w:cs="Times New Roman"/>
                        <w:i/>
                      </w:rPr>
                    </m:ctrlPr>
                  </m:naryPr>
                  <m:sub>
                    <m:r>
                      <w:rPr>
                        <w:rFonts w:ascii="Cambria Math" w:hAnsi="Cambria Math" w:cs="Times New Roman"/>
                      </w:rPr>
                      <m:t>a</m:t>
                    </m:r>
                    <m:r>
                      <w:rPr>
                        <w:rFonts w:ascii="Cambria Math" w:hAnsi="Cambria Math" w:cs="Times New Roman"/>
                      </w:rPr>
                      <m:t>=1</m:t>
                    </m:r>
                  </m:sub>
                  <m:sup>
                    <m:r>
                      <w:rPr>
                        <w:rFonts w:ascii="Cambria Math" w:hAnsi="Cambria Math" w:cs="Times New Roman"/>
                      </w:rPr>
                      <m:t>A</m:t>
                    </m:r>
                  </m:sup>
                  <m:e>
                    <m:f>
                      <m:fPr>
                        <m:ctrlPr>
                          <w:rPr>
                            <w:rFonts w:ascii="Cambria Math" w:hAnsi="Cambria Math" w:cs="Times New Roman"/>
                            <w:i/>
                          </w:rPr>
                        </m:ctrlPr>
                      </m:fPr>
                      <m:num>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obs</m:t>
                                </m:r>
                                <m:r>
                                  <w:rPr>
                                    <w:rFonts w:ascii="Cambria Math" w:hAnsi="Cambria Math" w:cs="Times New Roman"/>
                                  </w:rPr>
                                  <m:t>,</m:t>
                                </m:r>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θ</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pred</m:t>
                                </m:r>
                                <m:r>
                                  <w:rPr>
                                    <w:rFonts w:ascii="Cambria Math" w:hAnsi="Cambria Math" w:cs="Times New Roman"/>
                                  </w:rPr>
                                  <m:t>,</m:t>
                                </m:r>
                                <m:r>
                                  <w:rPr>
                                    <w:rFonts w:ascii="Cambria Math" w:hAnsi="Cambria Math" w:cs="Times New Roman"/>
                                  </w:rPr>
                                  <m:t>a</m:t>
                                </m:r>
                              </m:sub>
                            </m:sSub>
                          </m:e>
                        </m:d>
                      </m:num>
                      <m:den>
                        <m:r>
                          <w:rPr>
                            <w:rFonts w:ascii="Cambria Math" w:hAnsi="Cambria Math" w:cs="Times New Roman"/>
                          </w:rPr>
                          <m:t>Γ</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obs</m:t>
                                </m:r>
                              </m:sub>
                            </m:sSub>
                            <m:r>
                              <w:rPr>
                                <w:rFonts w:ascii="Cambria Math" w:hAnsi="Cambria Math" w:cs="Times New Roman"/>
                              </w:rPr>
                              <m:t>θ</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pred</m:t>
                                </m:r>
                                <m:r>
                                  <w:rPr>
                                    <w:rFonts w:ascii="Cambria Math" w:hAnsi="Cambria Math" w:cs="Times New Roman"/>
                                  </w:rPr>
                                  <m:t>,</m:t>
                                </m:r>
                                <m:r>
                                  <w:rPr>
                                    <w:rFonts w:ascii="Cambria Math" w:hAnsi="Cambria Math" w:cs="Times New Roman"/>
                                  </w:rPr>
                                  <m:t>a</m:t>
                                </m:r>
                              </m:sub>
                            </m:sSub>
                          </m:e>
                        </m:d>
                      </m:den>
                    </m:f>
                  </m:e>
                </m:nary>
              </m:oMath>
            </m:oMathPara>
          </w:p>
        </w:tc>
      </w:tr>
    </w:tbl>
    <w:p w14:paraId="42E9118D" w14:textId="1498A05A" w:rsidR="0076260F" w:rsidRPr="00480D01" w:rsidRDefault="0076260F">
      <w:pPr>
        <w:ind w:left="360" w:hanging="360"/>
        <w:rPr>
          <w:rFonts w:cs="Times New Roman"/>
        </w:rPr>
      </w:pPr>
    </w:p>
    <w:p w14:paraId="3E4C5711" w14:textId="77777777" w:rsidR="0076260F" w:rsidRPr="00480D01" w:rsidRDefault="0076260F">
      <w:pPr>
        <w:spacing w:after="200" w:line="276" w:lineRule="auto"/>
        <w:rPr>
          <w:rFonts w:cs="Times New Roman"/>
        </w:rPr>
      </w:pPr>
      <w:r w:rsidRPr="00480D01">
        <w:rPr>
          <w:rFonts w:cs="Times New Roman"/>
        </w:rPr>
        <w:br w:type="page"/>
      </w:r>
    </w:p>
    <w:p w14:paraId="3873AF0E" w14:textId="77777777" w:rsidR="00C63AFC" w:rsidRPr="00480D01" w:rsidRDefault="00C63AFC" w:rsidP="0076260F">
      <w:pPr>
        <w:pStyle w:val="Caption"/>
        <w:rPr>
          <w:rFonts w:cs="Times New Roman"/>
          <w:i w:val="0"/>
          <w:iCs/>
          <w:color w:val="auto"/>
        </w:rPr>
        <w:sectPr w:rsidR="00C63AFC" w:rsidRPr="00480D01" w:rsidSect="00C63AFC">
          <w:pgSz w:w="15840" w:h="12240" w:orient="landscape"/>
          <w:pgMar w:top="1080" w:right="1080" w:bottom="1080" w:left="1080" w:header="720" w:footer="720" w:gutter="0"/>
          <w:cols w:space="720"/>
          <w:docGrid w:linePitch="360"/>
        </w:sectPr>
      </w:pPr>
    </w:p>
    <w:p w14:paraId="11B4EDC3" w14:textId="5F075C7A" w:rsidR="0076260F" w:rsidRPr="00480D01" w:rsidRDefault="0076260F" w:rsidP="0076260F">
      <w:pPr>
        <w:pStyle w:val="Caption"/>
        <w:rPr>
          <w:rFonts w:cs="Times New Roman"/>
          <w:i w:val="0"/>
          <w:iCs/>
          <w:color w:val="auto"/>
        </w:rPr>
      </w:pPr>
      <w:r w:rsidRPr="00480D01">
        <w:rPr>
          <w:rFonts w:cs="Times New Roman"/>
          <w:i w:val="0"/>
          <w:iCs/>
          <w:color w:val="auto"/>
        </w:rPr>
        <w:lastRenderedPageBreak/>
        <w:t xml:space="preserve">Table </w:t>
      </w:r>
      <w:r w:rsidR="006E3298" w:rsidRPr="00480D01">
        <w:rPr>
          <w:rFonts w:cs="Times New Roman"/>
          <w:i w:val="0"/>
          <w:iCs/>
          <w:color w:val="auto"/>
        </w:rPr>
        <w:t>3</w:t>
      </w:r>
      <w:r w:rsidRPr="00480D01">
        <w:rPr>
          <w:rFonts w:cs="Times New Roman"/>
          <w:i w:val="0"/>
          <w:iCs/>
          <w:color w:val="auto"/>
        </w:rPr>
        <w:t xml:space="preserve">. </w:t>
      </w:r>
      <w:r w:rsidRPr="00480D01">
        <w:rPr>
          <w:rFonts w:cs="Times New Roman"/>
          <w:b w:val="0"/>
          <w:bCs w:val="0"/>
          <w:i w:val="0"/>
          <w:iCs/>
          <w:color w:val="auto"/>
        </w:rPr>
        <w:t>Five experimental factors and their rationale.</w:t>
      </w:r>
    </w:p>
    <w:tbl>
      <w:tblPr>
        <w:tblStyle w:val="TableGrid"/>
        <w:tblW w:w="0" w:type="auto"/>
        <w:jc w:val="center"/>
        <w:tblLook w:val="04A0" w:firstRow="1" w:lastRow="0" w:firstColumn="1" w:lastColumn="0" w:noHBand="0" w:noVBand="1"/>
      </w:tblPr>
      <w:tblGrid>
        <w:gridCol w:w="1840"/>
        <w:gridCol w:w="2943"/>
        <w:gridCol w:w="5287"/>
      </w:tblGrid>
      <w:tr w:rsidR="00D01F93" w:rsidRPr="00480D01" w14:paraId="575528C2" w14:textId="77777777" w:rsidTr="00D01F93">
        <w:trPr>
          <w:jc w:val="center"/>
        </w:trPr>
        <w:tc>
          <w:tcPr>
            <w:tcW w:w="1840" w:type="dxa"/>
          </w:tcPr>
          <w:p w14:paraId="7E4CC073" w14:textId="5702261B" w:rsidR="00D01F93" w:rsidRPr="00480D01" w:rsidRDefault="00D01F93" w:rsidP="00D01F93">
            <w:pPr>
              <w:spacing w:after="0"/>
              <w:rPr>
                <w:rFonts w:cs="Times New Roman"/>
                <w:sz w:val="18"/>
              </w:rPr>
            </w:pPr>
            <w:r w:rsidRPr="00480D01">
              <w:rPr>
                <w:rFonts w:cs="Times New Roman"/>
                <w:b/>
                <w:sz w:val="18"/>
              </w:rPr>
              <w:t>Factor</w:t>
            </w:r>
          </w:p>
        </w:tc>
        <w:tc>
          <w:tcPr>
            <w:tcW w:w="2943" w:type="dxa"/>
          </w:tcPr>
          <w:p w14:paraId="617FFE13" w14:textId="087CB1DA" w:rsidR="00D01F93" w:rsidRPr="00480D01" w:rsidRDefault="00D01F93" w:rsidP="00D01F93">
            <w:pPr>
              <w:spacing w:after="0"/>
              <w:rPr>
                <w:rFonts w:cs="Times New Roman"/>
                <w:sz w:val="18"/>
              </w:rPr>
            </w:pPr>
            <w:r w:rsidRPr="00480D01">
              <w:rPr>
                <w:rFonts w:cs="Times New Roman"/>
                <w:b/>
                <w:sz w:val="18"/>
              </w:rPr>
              <w:t>Definition</w:t>
            </w:r>
          </w:p>
        </w:tc>
        <w:tc>
          <w:tcPr>
            <w:tcW w:w="5287" w:type="dxa"/>
          </w:tcPr>
          <w:p w14:paraId="06431A50" w14:textId="32BFBC15" w:rsidR="00D01F93" w:rsidRPr="00480D01" w:rsidRDefault="00D01F93" w:rsidP="00D01F93">
            <w:pPr>
              <w:spacing w:after="0"/>
              <w:rPr>
                <w:rFonts w:cs="Times New Roman"/>
                <w:sz w:val="18"/>
              </w:rPr>
            </w:pPr>
            <w:r w:rsidRPr="00480D01">
              <w:rPr>
                <w:rFonts w:cs="Times New Roman"/>
                <w:b/>
                <w:sz w:val="18"/>
              </w:rPr>
              <w:t>Rationale for inclusion</w:t>
            </w:r>
          </w:p>
        </w:tc>
      </w:tr>
      <w:tr w:rsidR="00D01F93" w:rsidRPr="00480D01" w14:paraId="317DED45" w14:textId="77777777" w:rsidTr="00D01F93">
        <w:trPr>
          <w:jc w:val="center"/>
        </w:trPr>
        <w:tc>
          <w:tcPr>
            <w:tcW w:w="1840" w:type="dxa"/>
          </w:tcPr>
          <w:p w14:paraId="34BE8AA0" w14:textId="77777777" w:rsidR="00D01F93" w:rsidRPr="00480D01" w:rsidRDefault="00D01F93" w:rsidP="00D01F93">
            <w:pPr>
              <w:spacing w:after="0"/>
              <w:rPr>
                <w:rFonts w:cs="Times New Roman"/>
              </w:rPr>
            </w:pPr>
            <w:r w:rsidRPr="00480D01">
              <w:rPr>
                <w:rFonts w:cs="Times New Roman"/>
                <w:sz w:val="18"/>
              </w:rPr>
              <w:t>mean_nsamp</w:t>
            </w:r>
          </w:p>
        </w:tc>
        <w:tc>
          <w:tcPr>
            <w:tcW w:w="2943" w:type="dxa"/>
          </w:tcPr>
          <w:p w14:paraId="0CD8E3D6" w14:textId="77777777" w:rsidR="00D01F93" w:rsidRPr="00480D01" w:rsidRDefault="00D01F93" w:rsidP="00D01F93">
            <w:pPr>
              <w:spacing w:after="0"/>
              <w:rPr>
                <w:rFonts w:cs="Times New Roman"/>
              </w:rPr>
            </w:pPr>
            <w:r w:rsidRPr="00480D01">
              <w:rPr>
                <w:rFonts w:cs="Times New Roman"/>
                <w:sz w:val="18"/>
              </w:rPr>
              <w:t>Mean sample size within a group.</w:t>
            </w:r>
          </w:p>
        </w:tc>
        <w:tc>
          <w:tcPr>
            <w:tcW w:w="5287" w:type="dxa"/>
          </w:tcPr>
          <w:p w14:paraId="77A935B2" w14:textId="77777777" w:rsidR="00D01F93" w:rsidRPr="00480D01" w:rsidRDefault="00D01F93" w:rsidP="00D01F93">
            <w:pPr>
              <w:spacing w:after="0"/>
              <w:rPr>
                <w:rFonts w:cs="Times New Roman"/>
              </w:rPr>
            </w:pPr>
            <w:r w:rsidRPr="00480D01">
              <w:rPr>
                <w:rFonts w:cs="Times New Roman"/>
                <w:sz w:val="18"/>
              </w:rPr>
              <w:t>Controls the baseline amount of information. Larger values generally increase effective concentration and reduce error.</w:t>
            </w:r>
          </w:p>
        </w:tc>
      </w:tr>
      <w:tr w:rsidR="00D01F93" w:rsidRPr="00480D01" w14:paraId="7BDD6830" w14:textId="77777777" w:rsidTr="00D01F93">
        <w:trPr>
          <w:jc w:val="center"/>
        </w:trPr>
        <w:tc>
          <w:tcPr>
            <w:tcW w:w="1840" w:type="dxa"/>
          </w:tcPr>
          <w:p w14:paraId="4704306E" w14:textId="77777777" w:rsidR="00D01F93" w:rsidRPr="00480D01" w:rsidRDefault="00D01F93" w:rsidP="00D01F93">
            <w:pPr>
              <w:spacing w:after="0"/>
              <w:rPr>
                <w:rFonts w:cs="Times New Roman"/>
              </w:rPr>
            </w:pPr>
            <w:r w:rsidRPr="00480D01">
              <w:rPr>
                <w:rFonts w:cs="Times New Roman"/>
                <w:sz w:val="18"/>
              </w:rPr>
              <w:t>sigma</w:t>
            </w:r>
          </w:p>
        </w:tc>
        <w:tc>
          <w:tcPr>
            <w:tcW w:w="2943" w:type="dxa"/>
          </w:tcPr>
          <w:p w14:paraId="06C2C6ED" w14:textId="77777777" w:rsidR="00D01F93" w:rsidRPr="00480D01" w:rsidRDefault="00D01F93" w:rsidP="00D01F93">
            <w:pPr>
              <w:spacing w:after="0"/>
              <w:rPr>
                <w:rFonts w:cs="Times New Roman"/>
              </w:rPr>
            </w:pPr>
            <w:r w:rsidRPr="00480D01">
              <w:rPr>
                <w:rFonts w:cs="Times New Roman"/>
                <w:sz w:val="18"/>
              </w:rPr>
              <w:t>Between-group perturbation of the true composition on the log scale.</w:t>
            </w:r>
          </w:p>
        </w:tc>
        <w:tc>
          <w:tcPr>
            <w:tcW w:w="5287" w:type="dxa"/>
          </w:tcPr>
          <w:p w14:paraId="79563934" w14:textId="77777777" w:rsidR="00D01F93" w:rsidRPr="00480D01" w:rsidRDefault="00D01F93" w:rsidP="00D01F93">
            <w:pPr>
              <w:spacing w:after="0"/>
              <w:rPr>
                <w:rFonts w:cs="Times New Roman"/>
              </w:rPr>
            </w:pPr>
            <w:r w:rsidRPr="00480D01">
              <w:rPr>
                <w:rFonts w:cs="Times New Roman"/>
                <w:sz w:val="18"/>
              </w:rPr>
              <w:t>Dominant driver of estimation error. Larger values make group compositions less coherent and increase the difficulty of pooling information.</w:t>
            </w:r>
          </w:p>
        </w:tc>
      </w:tr>
      <w:tr w:rsidR="00D01F93" w:rsidRPr="00480D01" w14:paraId="59907558" w14:textId="77777777" w:rsidTr="00D01F93">
        <w:trPr>
          <w:jc w:val="center"/>
        </w:trPr>
        <w:tc>
          <w:tcPr>
            <w:tcW w:w="1840" w:type="dxa"/>
          </w:tcPr>
          <w:p w14:paraId="77F2F3A4" w14:textId="77777777" w:rsidR="00D01F93" w:rsidRPr="00480D01" w:rsidRDefault="00D01F93" w:rsidP="00D01F93">
            <w:pPr>
              <w:spacing w:after="0"/>
              <w:rPr>
                <w:rFonts w:cs="Times New Roman"/>
              </w:rPr>
            </w:pPr>
            <w:r w:rsidRPr="00480D01">
              <w:rPr>
                <w:rFonts w:cs="Times New Roman"/>
                <w:sz w:val="18"/>
              </w:rPr>
              <w:t>theta_true</w:t>
            </w:r>
          </w:p>
        </w:tc>
        <w:tc>
          <w:tcPr>
            <w:tcW w:w="2943" w:type="dxa"/>
          </w:tcPr>
          <w:p w14:paraId="3E79E4AC" w14:textId="77777777" w:rsidR="00D01F93" w:rsidRPr="00480D01" w:rsidRDefault="00D01F93" w:rsidP="00D01F93">
            <w:pPr>
              <w:spacing w:after="0"/>
              <w:rPr>
                <w:rFonts w:cs="Times New Roman"/>
              </w:rPr>
            </w:pPr>
            <w:r w:rsidRPr="00480D01">
              <w:rPr>
                <w:rFonts w:cs="Times New Roman"/>
                <w:sz w:val="18"/>
              </w:rPr>
              <w:t>Baseline Dirichlet-multinomial concentration weight.</w:t>
            </w:r>
          </w:p>
        </w:tc>
        <w:tc>
          <w:tcPr>
            <w:tcW w:w="5287" w:type="dxa"/>
          </w:tcPr>
          <w:p w14:paraId="65466B54" w14:textId="77777777" w:rsidR="00D01F93" w:rsidRPr="00480D01" w:rsidRDefault="00D01F93" w:rsidP="00D01F93">
            <w:pPr>
              <w:spacing w:after="0"/>
              <w:rPr>
                <w:rFonts w:cs="Times New Roman"/>
              </w:rPr>
            </w:pPr>
            <w:r w:rsidRPr="00480D01">
              <w:rPr>
                <w:rFonts w:cs="Times New Roman"/>
                <w:sz w:val="18"/>
              </w:rPr>
              <w:t>Controls overdispersion relative to the sample size. It is central for the fixed-theta linear method and informative for the estimated-theta method.</w:t>
            </w:r>
          </w:p>
        </w:tc>
      </w:tr>
      <w:tr w:rsidR="00D01F93" w:rsidRPr="00480D01" w14:paraId="107D3D13" w14:textId="77777777" w:rsidTr="00D01F93">
        <w:trPr>
          <w:jc w:val="center"/>
        </w:trPr>
        <w:tc>
          <w:tcPr>
            <w:tcW w:w="1840" w:type="dxa"/>
          </w:tcPr>
          <w:p w14:paraId="15F2862A" w14:textId="77777777" w:rsidR="00D01F93" w:rsidRPr="00480D01" w:rsidRDefault="00D01F93" w:rsidP="00D01F93">
            <w:pPr>
              <w:spacing w:after="0"/>
              <w:rPr>
                <w:rFonts w:cs="Times New Roman"/>
              </w:rPr>
            </w:pPr>
            <w:r w:rsidRPr="00480D01">
              <w:rPr>
                <w:rFonts w:cs="Times New Roman"/>
                <w:sz w:val="18"/>
              </w:rPr>
              <w:t>theta_CV</w:t>
            </w:r>
          </w:p>
        </w:tc>
        <w:tc>
          <w:tcPr>
            <w:tcW w:w="2943" w:type="dxa"/>
          </w:tcPr>
          <w:p w14:paraId="1411C0E4" w14:textId="77777777" w:rsidR="00D01F93" w:rsidRPr="00480D01" w:rsidRDefault="00D01F93" w:rsidP="00D01F93">
            <w:pPr>
              <w:spacing w:after="0"/>
              <w:rPr>
                <w:rFonts w:cs="Times New Roman"/>
              </w:rPr>
            </w:pPr>
            <w:r w:rsidRPr="00480D01">
              <w:rPr>
                <w:rFonts w:cs="Times New Roman"/>
                <w:sz w:val="18"/>
              </w:rPr>
              <w:t>Group-to-group coefficient of variation in theta.</w:t>
            </w:r>
          </w:p>
        </w:tc>
        <w:tc>
          <w:tcPr>
            <w:tcW w:w="5287" w:type="dxa"/>
          </w:tcPr>
          <w:p w14:paraId="0821B72F" w14:textId="77777777" w:rsidR="00D01F93" w:rsidRPr="00480D01" w:rsidRDefault="00D01F93" w:rsidP="00D01F93">
            <w:pPr>
              <w:spacing w:after="0"/>
              <w:rPr>
                <w:rFonts w:cs="Times New Roman"/>
              </w:rPr>
            </w:pPr>
            <w:r w:rsidRPr="00480D01">
              <w:rPr>
                <w:rFonts w:cs="Times New Roman"/>
                <w:sz w:val="18"/>
              </w:rPr>
              <w:t>Introduces heterogeneity in concentration. It tests robustness when a single common theta is an approximation.</w:t>
            </w:r>
          </w:p>
        </w:tc>
      </w:tr>
      <w:tr w:rsidR="00D01F93" w:rsidRPr="00480D01" w14:paraId="605F9027" w14:textId="77777777" w:rsidTr="00D01F93">
        <w:trPr>
          <w:jc w:val="center"/>
        </w:trPr>
        <w:tc>
          <w:tcPr>
            <w:tcW w:w="1840" w:type="dxa"/>
          </w:tcPr>
          <w:p w14:paraId="2F9CC1D1" w14:textId="77777777" w:rsidR="00D01F93" w:rsidRPr="00480D01" w:rsidRDefault="00D01F93" w:rsidP="00D01F93">
            <w:pPr>
              <w:spacing w:after="0"/>
              <w:rPr>
                <w:rFonts w:cs="Times New Roman"/>
              </w:rPr>
            </w:pPr>
            <w:r w:rsidRPr="00480D01">
              <w:rPr>
                <w:rFonts w:cs="Times New Roman"/>
                <w:sz w:val="18"/>
              </w:rPr>
              <w:t>G</w:t>
            </w:r>
          </w:p>
        </w:tc>
        <w:tc>
          <w:tcPr>
            <w:tcW w:w="2943" w:type="dxa"/>
          </w:tcPr>
          <w:p w14:paraId="2BC44672" w14:textId="77777777" w:rsidR="00D01F93" w:rsidRPr="00480D01" w:rsidRDefault="00D01F93" w:rsidP="00D01F93">
            <w:pPr>
              <w:spacing w:after="0"/>
              <w:rPr>
                <w:rFonts w:cs="Times New Roman"/>
              </w:rPr>
            </w:pPr>
            <w:r w:rsidRPr="00480D01">
              <w:rPr>
                <w:rFonts w:cs="Times New Roman"/>
                <w:sz w:val="18"/>
              </w:rPr>
              <w:t>Number of sampled groups.</w:t>
            </w:r>
          </w:p>
        </w:tc>
        <w:tc>
          <w:tcPr>
            <w:tcW w:w="5287" w:type="dxa"/>
          </w:tcPr>
          <w:p w14:paraId="23CF3CE3" w14:textId="77777777" w:rsidR="00D01F93" w:rsidRPr="00480D01" w:rsidRDefault="00D01F93" w:rsidP="00D01F93">
            <w:pPr>
              <w:spacing w:after="0"/>
              <w:rPr>
                <w:rFonts w:cs="Times New Roman"/>
              </w:rPr>
            </w:pPr>
            <w:r w:rsidRPr="00480D01">
              <w:rPr>
                <w:rFonts w:cs="Times New Roman"/>
                <w:sz w:val="18"/>
              </w:rPr>
              <w:t>Controls replication across groups. More groups can improve accuracy but also expose estimators to more between-group composition variability when sigma is positive.</w:t>
            </w:r>
          </w:p>
        </w:tc>
      </w:tr>
    </w:tbl>
    <w:p w14:paraId="70FF7E2E" w14:textId="6A054044" w:rsidR="00A232EA" w:rsidRPr="00480D01" w:rsidRDefault="00A232EA">
      <w:pPr>
        <w:ind w:left="360" w:hanging="360"/>
        <w:rPr>
          <w:rFonts w:cs="Times New Roman"/>
        </w:rPr>
      </w:pPr>
    </w:p>
    <w:p w14:paraId="667F51A9" w14:textId="77777777" w:rsidR="00A232EA" w:rsidRPr="00480D01" w:rsidRDefault="00A232EA">
      <w:pPr>
        <w:spacing w:after="200" w:line="276" w:lineRule="auto"/>
        <w:rPr>
          <w:rFonts w:cs="Times New Roman"/>
        </w:rPr>
      </w:pPr>
      <w:r w:rsidRPr="00480D01">
        <w:rPr>
          <w:rFonts w:cs="Times New Roman"/>
        </w:rPr>
        <w:br w:type="page"/>
      </w:r>
    </w:p>
    <w:p w14:paraId="3D6C9BE2" w14:textId="26956285" w:rsidR="00A232EA" w:rsidRPr="00480D01" w:rsidRDefault="00A232EA" w:rsidP="00A232EA">
      <w:pPr>
        <w:pStyle w:val="Caption"/>
        <w:rPr>
          <w:rFonts w:cs="Times New Roman"/>
          <w:i w:val="0"/>
          <w:iCs/>
          <w:color w:val="auto"/>
        </w:rPr>
      </w:pPr>
      <w:r w:rsidRPr="00480D01">
        <w:rPr>
          <w:rFonts w:cs="Times New Roman"/>
          <w:i w:val="0"/>
          <w:iCs/>
          <w:color w:val="auto"/>
        </w:rPr>
        <w:lastRenderedPageBreak/>
        <w:t xml:space="preserve">Table 4. </w:t>
      </w:r>
      <w:r w:rsidRPr="00480D01">
        <w:rPr>
          <w:rFonts w:cs="Times New Roman"/>
          <w:b w:val="0"/>
          <w:bCs w:val="0"/>
          <w:i w:val="0"/>
          <w:iCs/>
          <w:color w:val="auto"/>
        </w:rPr>
        <w:t>Statistical evidence supporting the primary method ranking.</w:t>
      </w:r>
    </w:p>
    <w:tbl>
      <w:tblPr>
        <w:tblStyle w:val="TableGrid"/>
        <w:tblW w:w="0" w:type="auto"/>
        <w:jc w:val="center"/>
        <w:tblLook w:val="04A0" w:firstRow="1" w:lastRow="0" w:firstColumn="1" w:lastColumn="0" w:noHBand="0" w:noVBand="1"/>
      </w:tblPr>
      <w:tblGrid>
        <w:gridCol w:w="2415"/>
        <w:gridCol w:w="4583"/>
        <w:gridCol w:w="3072"/>
      </w:tblGrid>
      <w:tr w:rsidR="00CC2B0B" w:rsidRPr="00480D01" w14:paraId="590C3C9F" w14:textId="77777777" w:rsidTr="00CC2B0B">
        <w:trPr>
          <w:jc w:val="center"/>
        </w:trPr>
        <w:tc>
          <w:tcPr>
            <w:tcW w:w="2415" w:type="dxa"/>
          </w:tcPr>
          <w:p w14:paraId="7182618D" w14:textId="2E25222B" w:rsidR="00CC2B0B" w:rsidRPr="00480D01" w:rsidRDefault="00CC2B0B" w:rsidP="00CC2B0B">
            <w:pPr>
              <w:spacing w:after="0"/>
              <w:rPr>
                <w:rFonts w:cs="Times New Roman"/>
                <w:sz w:val="18"/>
              </w:rPr>
            </w:pPr>
            <w:r w:rsidRPr="00480D01">
              <w:rPr>
                <w:rFonts w:cs="Times New Roman"/>
                <w:b/>
                <w:sz w:val="18"/>
              </w:rPr>
              <w:t>Statistical evidence</w:t>
            </w:r>
          </w:p>
        </w:tc>
        <w:tc>
          <w:tcPr>
            <w:tcW w:w="4583" w:type="dxa"/>
          </w:tcPr>
          <w:p w14:paraId="31E540C1" w14:textId="619C89BC" w:rsidR="00CC2B0B" w:rsidRPr="00480D01" w:rsidRDefault="00CC2B0B" w:rsidP="00CC2B0B">
            <w:pPr>
              <w:spacing w:after="0"/>
              <w:rPr>
                <w:rFonts w:cs="Times New Roman"/>
                <w:sz w:val="18"/>
              </w:rPr>
            </w:pPr>
            <w:r w:rsidRPr="00480D01">
              <w:rPr>
                <w:rFonts w:cs="Times New Roman"/>
                <w:b/>
                <w:sz w:val="18"/>
              </w:rPr>
              <w:t>Main result</w:t>
            </w:r>
          </w:p>
        </w:tc>
        <w:tc>
          <w:tcPr>
            <w:tcW w:w="3072" w:type="dxa"/>
          </w:tcPr>
          <w:p w14:paraId="42F2008F" w14:textId="4D5CE164" w:rsidR="00CC2B0B" w:rsidRPr="00480D01" w:rsidRDefault="00CC2B0B" w:rsidP="00CC2B0B">
            <w:pPr>
              <w:spacing w:after="0"/>
              <w:rPr>
                <w:rFonts w:cs="Times New Roman"/>
                <w:sz w:val="18"/>
              </w:rPr>
            </w:pPr>
            <w:r w:rsidRPr="00480D01">
              <w:rPr>
                <w:rFonts w:cs="Times New Roman"/>
                <w:b/>
                <w:sz w:val="18"/>
              </w:rPr>
              <w:t>Implication for primary ranking</w:t>
            </w:r>
          </w:p>
        </w:tc>
      </w:tr>
      <w:tr w:rsidR="00CC2B0B" w:rsidRPr="00480D01" w14:paraId="3993D273" w14:textId="77777777" w:rsidTr="00CC2B0B">
        <w:trPr>
          <w:jc w:val="center"/>
        </w:trPr>
        <w:tc>
          <w:tcPr>
            <w:tcW w:w="2415" w:type="dxa"/>
          </w:tcPr>
          <w:p w14:paraId="45C24E3C" w14:textId="77777777" w:rsidR="00CC2B0B" w:rsidRPr="00480D01" w:rsidRDefault="00CC2B0B" w:rsidP="00CC2B0B">
            <w:pPr>
              <w:spacing w:after="0"/>
              <w:rPr>
                <w:rFonts w:cs="Times New Roman"/>
              </w:rPr>
            </w:pPr>
            <w:r w:rsidRPr="00480D01">
              <w:rPr>
                <w:rFonts w:cs="Times New Roman"/>
                <w:sz w:val="18"/>
              </w:rPr>
              <w:t>Pairwise log-ratio Hotelling/MANOVA contrasts</w:t>
            </w:r>
          </w:p>
        </w:tc>
        <w:tc>
          <w:tcPr>
            <w:tcW w:w="4583" w:type="dxa"/>
          </w:tcPr>
          <w:p w14:paraId="4A402F49" w14:textId="77777777" w:rsidR="00CC2B0B" w:rsidRPr="00480D01" w:rsidRDefault="00CC2B0B" w:rsidP="00CC2B0B">
            <w:pPr>
              <w:spacing w:after="0"/>
              <w:rPr>
                <w:rFonts w:cs="Times New Roman"/>
              </w:rPr>
            </w:pPr>
            <w:r w:rsidRPr="00480D01">
              <w:rPr>
                <w:rFonts w:cs="Times New Roman"/>
                <w:sz w:val="18"/>
              </w:rPr>
              <w:t>Method ii had about 19.8% higher error than method i; methods iii, iv, and v reduced error by roughly 19-20% relative to method ii. Method v was only about 0.14-0.20% better than method iii and about 1.1% better than method iv.</w:t>
            </w:r>
          </w:p>
        </w:tc>
        <w:tc>
          <w:tcPr>
            <w:tcW w:w="3072" w:type="dxa"/>
          </w:tcPr>
          <w:p w14:paraId="1B62D50B" w14:textId="77777777" w:rsidR="00CC2B0B" w:rsidRPr="00480D01" w:rsidRDefault="00CC2B0B" w:rsidP="00CC2B0B">
            <w:pPr>
              <w:spacing w:after="0"/>
              <w:rPr>
                <w:rFonts w:cs="Times New Roman"/>
              </w:rPr>
            </w:pPr>
            <w:r w:rsidRPr="00480D01">
              <w:rPr>
                <w:rFonts w:cs="Times New Roman"/>
                <w:sz w:val="18"/>
              </w:rPr>
              <w:t>Strong separation of method ii from the leading methods; v and iii are practically tied.</w:t>
            </w:r>
          </w:p>
        </w:tc>
      </w:tr>
      <w:tr w:rsidR="00CC2B0B" w:rsidRPr="00480D01" w14:paraId="3EA65082" w14:textId="77777777" w:rsidTr="00CC2B0B">
        <w:trPr>
          <w:jc w:val="center"/>
        </w:trPr>
        <w:tc>
          <w:tcPr>
            <w:tcW w:w="2415" w:type="dxa"/>
          </w:tcPr>
          <w:p w14:paraId="76FD5C3E" w14:textId="77777777" w:rsidR="00CC2B0B" w:rsidRPr="00480D01" w:rsidRDefault="00CC2B0B" w:rsidP="00CC2B0B">
            <w:pPr>
              <w:spacing w:after="0"/>
              <w:rPr>
                <w:rFonts w:cs="Times New Roman"/>
              </w:rPr>
            </w:pPr>
            <w:r w:rsidRPr="00480D01">
              <w:rPr>
                <w:rFonts w:cs="Times New Roman"/>
                <w:sz w:val="18"/>
              </w:rPr>
              <w:t>Mixed-effects estimated marginal means</w:t>
            </w:r>
          </w:p>
        </w:tc>
        <w:tc>
          <w:tcPr>
            <w:tcW w:w="4583" w:type="dxa"/>
          </w:tcPr>
          <w:p w14:paraId="70C8A7E3" w14:textId="77777777" w:rsidR="00CC2B0B" w:rsidRPr="00480D01" w:rsidRDefault="00CC2B0B" w:rsidP="00CC2B0B">
            <w:pPr>
              <w:spacing w:after="0"/>
              <w:rPr>
                <w:rFonts w:cs="Times New Roman"/>
              </w:rPr>
            </w:pPr>
            <w:r w:rsidRPr="00480D01">
              <w:rPr>
                <w:rFonts w:cs="Times New Roman"/>
                <w:sz w:val="18"/>
              </w:rPr>
              <w:t>Method v had the lowest fitted log-error magnitude, method iii was second, and method iv was third; method ii was the weakest and method i was intermediate.</w:t>
            </w:r>
          </w:p>
        </w:tc>
        <w:tc>
          <w:tcPr>
            <w:tcW w:w="3072" w:type="dxa"/>
          </w:tcPr>
          <w:p w14:paraId="5CDDA8EC" w14:textId="77777777" w:rsidR="00CC2B0B" w:rsidRPr="00480D01" w:rsidRDefault="00CC2B0B" w:rsidP="00CC2B0B">
            <w:pPr>
              <w:spacing w:after="0"/>
              <w:rPr>
                <w:rFonts w:cs="Times New Roman"/>
              </w:rPr>
            </w:pPr>
            <w:r w:rsidRPr="00480D01">
              <w:rPr>
                <w:rFonts w:cs="Times New Roman"/>
                <w:sz w:val="18"/>
              </w:rPr>
              <w:t>Supports v as the best point-estimate method, with iii close enough to be a co-leader.</w:t>
            </w:r>
          </w:p>
        </w:tc>
      </w:tr>
      <w:tr w:rsidR="00CC2B0B" w:rsidRPr="00480D01" w14:paraId="07807C42" w14:textId="77777777" w:rsidTr="00CC2B0B">
        <w:trPr>
          <w:jc w:val="center"/>
        </w:trPr>
        <w:tc>
          <w:tcPr>
            <w:tcW w:w="2415" w:type="dxa"/>
          </w:tcPr>
          <w:p w14:paraId="0D6B5EDA" w14:textId="77777777" w:rsidR="00CC2B0B" w:rsidRPr="00480D01" w:rsidRDefault="00CC2B0B" w:rsidP="00CC2B0B">
            <w:pPr>
              <w:spacing w:after="0"/>
              <w:rPr>
                <w:rFonts w:cs="Times New Roman"/>
              </w:rPr>
            </w:pPr>
            <w:r w:rsidRPr="00480D01">
              <w:rPr>
                <w:rFonts w:cs="Times New Roman"/>
                <w:sz w:val="18"/>
              </w:rPr>
              <w:t>Metric-specific summaries</w:t>
            </w:r>
          </w:p>
        </w:tc>
        <w:tc>
          <w:tcPr>
            <w:tcW w:w="4583" w:type="dxa"/>
          </w:tcPr>
          <w:p w14:paraId="6B227994" w14:textId="77777777" w:rsidR="00CC2B0B" w:rsidRPr="00480D01" w:rsidRDefault="00CC2B0B" w:rsidP="00CC2B0B">
            <w:pPr>
              <w:spacing w:after="0"/>
              <w:rPr>
                <w:rFonts w:cs="Times New Roman"/>
              </w:rPr>
            </w:pPr>
            <w:r w:rsidRPr="00480D01">
              <w:rPr>
                <w:rFonts w:cs="Times New Roman"/>
                <w:sz w:val="18"/>
              </w:rPr>
              <w:t>RMSE, L1, and Linf gave the same broad ordering: iii and v strongest, iv close, i intermediate, and ii weak. L1 gave the clearest separation among the top methods and favored v.</w:t>
            </w:r>
          </w:p>
        </w:tc>
        <w:tc>
          <w:tcPr>
            <w:tcW w:w="3072" w:type="dxa"/>
          </w:tcPr>
          <w:p w14:paraId="249F1F4C" w14:textId="77777777" w:rsidR="00CC2B0B" w:rsidRPr="00480D01" w:rsidRDefault="00CC2B0B" w:rsidP="00CC2B0B">
            <w:pPr>
              <w:spacing w:after="0"/>
              <w:rPr>
                <w:rFonts w:cs="Times New Roman"/>
              </w:rPr>
            </w:pPr>
            <w:r w:rsidRPr="00480D01">
              <w:rPr>
                <w:rFonts w:cs="Times New Roman"/>
                <w:sz w:val="18"/>
              </w:rPr>
              <w:t>Ranking is not an artifact of a single accuracy metric.</w:t>
            </w:r>
          </w:p>
        </w:tc>
      </w:tr>
      <w:tr w:rsidR="00CC2B0B" w:rsidRPr="00480D01" w14:paraId="109C54ED" w14:textId="77777777" w:rsidTr="00CC2B0B">
        <w:trPr>
          <w:jc w:val="center"/>
        </w:trPr>
        <w:tc>
          <w:tcPr>
            <w:tcW w:w="2415" w:type="dxa"/>
          </w:tcPr>
          <w:p w14:paraId="672B94B0" w14:textId="77777777" w:rsidR="00CC2B0B" w:rsidRPr="00480D01" w:rsidRDefault="00CC2B0B" w:rsidP="00CC2B0B">
            <w:pPr>
              <w:spacing w:after="0"/>
              <w:rPr>
                <w:rFonts w:cs="Times New Roman"/>
              </w:rPr>
            </w:pPr>
            <w:r w:rsidRPr="00480D01">
              <w:rPr>
                <w:rFonts w:cs="Times New Roman"/>
                <w:sz w:val="18"/>
              </w:rPr>
              <w:t>Factor hierarchy</w:t>
            </w:r>
          </w:p>
        </w:tc>
        <w:tc>
          <w:tcPr>
            <w:tcW w:w="4583" w:type="dxa"/>
          </w:tcPr>
          <w:p w14:paraId="0DF4244B" w14:textId="77777777" w:rsidR="00CC2B0B" w:rsidRPr="00480D01" w:rsidRDefault="00CC2B0B" w:rsidP="00CC2B0B">
            <w:pPr>
              <w:spacing w:after="0"/>
              <w:rPr>
                <w:rFonts w:cs="Times New Roman"/>
              </w:rPr>
            </w:pPr>
            <w:r w:rsidRPr="00480D01">
              <w:rPr>
                <w:rFonts w:cs="Times New Roman"/>
                <w:sz w:val="18"/>
              </w:rPr>
              <w:t>Sigma was the dominant driver of error, followed by design block, G, method, and mean sample size. Theta_true was smaller, theta_CV was very small, and p1 and p2 were weak as main effects.</w:t>
            </w:r>
          </w:p>
        </w:tc>
        <w:tc>
          <w:tcPr>
            <w:tcW w:w="3072" w:type="dxa"/>
          </w:tcPr>
          <w:p w14:paraId="6A210A7D" w14:textId="77777777" w:rsidR="00CC2B0B" w:rsidRPr="00480D01" w:rsidRDefault="00CC2B0B" w:rsidP="00CC2B0B">
            <w:pPr>
              <w:spacing w:after="0"/>
              <w:rPr>
                <w:rFonts w:cs="Times New Roman"/>
              </w:rPr>
            </w:pPr>
            <w:r w:rsidRPr="00480D01">
              <w:rPr>
                <w:rFonts w:cs="Times New Roman"/>
                <w:sz w:val="18"/>
              </w:rPr>
              <w:t>Method performance depends most on the simulation environment, especially between-group composition variability.</w:t>
            </w:r>
          </w:p>
        </w:tc>
      </w:tr>
      <w:tr w:rsidR="00CC2B0B" w:rsidRPr="00480D01" w14:paraId="52E55012" w14:textId="77777777" w:rsidTr="00CC2B0B">
        <w:trPr>
          <w:jc w:val="center"/>
        </w:trPr>
        <w:tc>
          <w:tcPr>
            <w:tcW w:w="2415" w:type="dxa"/>
          </w:tcPr>
          <w:p w14:paraId="5872B0B5" w14:textId="77777777" w:rsidR="00CC2B0B" w:rsidRPr="00480D01" w:rsidRDefault="00CC2B0B" w:rsidP="00CC2B0B">
            <w:pPr>
              <w:spacing w:after="0"/>
              <w:rPr>
                <w:rFonts w:cs="Times New Roman"/>
              </w:rPr>
            </w:pPr>
            <w:r w:rsidRPr="00480D01">
              <w:rPr>
                <w:rFonts w:cs="Times New Roman"/>
                <w:sz w:val="18"/>
              </w:rPr>
              <w:t>GAM simplex surfaces</w:t>
            </w:r>
          </w:p>
        </w:tc>
        <w:tc>
          <w:tcPr>
            <w:tcW w:w="4583" w:type="dxa"/>
          </w:tcPr>
          <w:p w14:paraId="42F1FAD4" w14:textId="77777777" w:rsidR="00CC2B0B" w:rsidRPr="00480D01" w:rsidRDefault="00CC2B0B" w:rsidP="00CC2B0B">
            <w:pPr>
              <w:spacing w:after="0"/>
              <w:rPr>
                <w:rFonts w:cs="Times New Roman"/>
              </w:rPr>
            </w:pPr>
            <w:r w:rsidRPr="00480D01">
              <w:rPr>
                <w:rFonts w:cs="Times New Roman"/>
                <w:sz w:val="18"/>
              </w:rPr>
              <w:t>All methods showed higher fitted error in the simplex interior and lower fitted error near edges or vertices after adjustment for design factors.</w:t>
            </w:r>
          </w:p>
        </w:tc>
        <w:tc>
          <w:tcPr>
            <w:tcW w:w="3072" w:type="dxa"/>
          </w:tcPr>
          <w:p w14:paraId="58306025" w14:textId="77777777" w:rsidR="00CC2B0B" w:rsidRPr="00480D01" w:rsidRDefault="00CC2B0B" w:rsidP="00CC2B0B">
            <w:pPr>
              <w:spacing w:after="0"/>
              <w:rPr>
                <w:rFonts w:cs="Times New Roman"/>
              </w:rPr>
            </w:pPr>
            <w:r w:rsidRPr="00480D01">
              <w:rPr>
                <w:rFonts w:cs="Times New Roman"/>
                <w:sz w:val="18"/>
              </w:rPr>
              <w:t>Simplex location affects accuracy, but the smooth terms do not by themselves rank methods.</w:t>
            </w:r>
          </w:p>
        </w:tc>
      </w:tr>
      <w:tr w:rsidR="00CC2B0B" w:rsidRPr="00480D01" w14:paraId="53DAFB9D" w14:textId="77777777" w:rsidTr="00CC2B0B">
        <w:trPr>
          <w:jc w:val="center"/>
        </w:trPr>
        <w:tc>
          <w:tcPr>
            <w:tcW w:w="2415" w:type="dxa"/>
          </w:tcPr>
          <w:p w14:paraId="423D9A35" w14:textId="77777777" w:rsidR="00CC2B0B" w:rsidRPr="00480D01" w:rsidRDefault="00CC2B0B" w:rsidP="00CC2B0B">
            <w:pPr>
              <w:spacing w:after="0"/>
              <w:rPr>
                <w:rFonts w:cs="Times New Roman"/>
              </w:rPr>
            </w:pPr>
            <w:r w:rsidRPr="00480D01">
              <w:rPr>
                <w:rFonts w:cs="Times New Roman"/>
                <w:sz w:val="18"/>
              </w:rPr>
              <w:t>Rank probability analysis</w:t>
            </w:r>
          </w:p>
        </w:tc>
        <w:tc>
          <w:tcPr>
            <w:tcW w:w="4583" w:type="dxa"/>
          </w:tcPr>
          <w:p w14:paraId="5051AAA9" w14:textId="77777777" w:rsidR="00CC2B0B" w:rsidRPr="00480D01" w:rsidRDefault="00CC2B0B" w:rsidP="00CC2B0B">
            <w:pPr>
              <w:spacing w:after="0"/>
              <w:rPr>
                <w:rFonts w:cs="Times New Roman"/>
              </w:rPr>
            </w:pPr>
            <w:r w:rsidRPr="00480D01">
              <w:rPr>
                <w:rFonts w:cs="Times New Roman"/>
                <w:sz w:val="18"/>
              </w:rPr>
              <w:t>Method ii often achieved rank 1 in individual dataset-metric combinations, but the integrated analyses show that these wins are offset by poor average error and high variability.</w:t>
            </w:r>
          </w:p>
        </w:tc>
        <w:tc>
          <w:tcPr>
            <w:tcW w:w="3072" w:type="dxa"/>
          </w:tcPr>
          <w:p w14:paraId="680CF334" w14:textId="77777777" w:rsidR="00CC2B0B" w:rsidRPr="00480D01" w:rsidRDefault="00CC2B0B" w:rsidP="00CC2B0B">
            <w:pPr>
              <w:spacing w:after="0"/>
              <w:rPr>
                <w:rFonts w:cs="Times New Roman"/>
              </w:rPr>
            </w:pPr>
            <w:r w:rsidRPr="00480D01">
              <w:rPr>
                <w:rFonts w:cs="Times New Roman"/>
                <w:sz w:val="18"/>
              </w:rPr>
              <w:t>Rank 1 frequency is useful, but it should not override log-error magnitude and mean-rank evidence.</w:t>
            </w:r>
          </w:p>
        </w:tc>
      </w:tr>
    </w:tbl>
    <w:p w14:paraId="665F1DC0" w14:textId="77777777" w:rsidR="00470F49" w:rsidRPr="00480D01" w:rsidRDefault="00470F49">
      <w:pPr>
        <w:ind w:left="360" w:hanging="360"/>
        <w:rPr>
          <w:rFonts w:cs="Times New Roman"/>
        </w:rPr>
      </w:pPr>
    </w:p>
    <w:sectPr w:rsidR="00470F49" w:rsidRPr="00480D01" w:rsidSect="00034616">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Kelli.Johnson" w:date="2026-06-04T06:29:00Z" w:initials="K">
    <w:p w14:paraId="2BDF5281" w14:textId="79459998" w:rsidR="00992F4B" w:rsidRDefault="00992F4B">
      <w:pPr>
        <w:pStyle w:val="CommentText"/>
      </w:pPr>
      <w:r>
        <w:rPr>
          <w:rStyle w:val="CommentReference"/>
        </w:rPr>
        <w:annotationRef/>
      </w:r>
      <w:r>
        <w:t>There are too many terms in the methods that are not explained. Such as “block”, “simplex”, etc. It would be good to either clearly define them or simplify them to something that is understood by someone outside of the study.</w:t>
      </w:r>
    </w:p>
  </w:comment>
  <w:comment w:id="41" w:author="Kelli.Johnson" w:date="2026-06-04T06:30:00Z" w:initials="K">
    <w:p w14:paraId="053F12F3" w14:textId="64266763" w:rsidR="00992F4B" w:rsidRDefault="00992F4B">
      <w:pPr>
        <w:pStyle w:val="CommentText"/>
      </w:pPr>
      <w:r>
        <w:rPr>
          <w:rStyle w:val="CommentReference"/>
        </w:rPr>
        <w:annotationRef/>
      </w:r>
      <w:r>
        <w:t>I do not think these terms are defined anywhere but they should have previously been defined, right?</w:t>
      </w:r>
    </w:p>
  </w:comment>
  <w:comment w:id="47" w:author="Kelli.Johnson" w:date="2026-06-04T07:27:00Z" w:initials="K">
    <w:p w14:paraId="73ED56DA" w14:textId="622EA5FC" w:rsidR="001B1690" w:rsidRDefault="001B1690">
      <w:pPr>
        <w:pStyle w:val="CommentText"/>
      </w:pPr>
      <w:r>
        <w:rPr>
          <w:rStyle w:val="CommentReference"/>
        </w:rPr>
        <w:annotationRef/>
      </w:r>
      <w:r>
        <w:t>I do not know what you are referring to.</w:t>
      </w:r>
    </w:p>
  </w:comment>
  <w:comment w:id="49" w:author="Kelli.Johnson" w:date="2026-06-04T07:28:00Z" w:initials="K">
    <w:p w14:paraId="2505F266" w14:textId="19E70C3F" w:rsidR="001B1690" w:rsidRDefault="001B1690">
      <w:pPr>
        <w:pStyle w:val="CommentText"/>
      </w:pPr>
      <w:r>
        <w:rPr>
          <w:rStyle w:val="CommentReference"/>
        </w:rPr>
        <w:annotationRef/>
      </w:r>
      <w:r>
        <w:t>What?</w:t>
      </w:r>
    </w:p>
  </w:comment>
  <w:comment w:id="50" w:author="Kelli.Johnson" w:date="2026-06-04T07:29:00Z" w:initials="K">
    <w:p w14:paraId="4FCD9D22" w14:textId="7144A947" w:rsidR="001B1690" w:rsidRDefault="001B1690">
      <w:pPr>
        <w:pStyle w:val="CommentText"/>
      </w:pPr>
      <w:r>
        <w:rPr>
          <w:rStyle w:val="CommentReference"/>
        </w:rPr>
        <w:annotationRef/>
      </w:r>
      <w:r>
        <w:t>What?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DF5281" w15:done="0"/>
  <w15:commentEx w15:paraId="053F12F3" w15:done="0"/>
  <w15:commentEx w15:paraId="73ED56DA" w15:done="0"/>
  <w15:commentEx w15:paraId="2505F266" w15:done="0"/>
  <w15:commentEx w15:paraId="4FCD9D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B99AD" w16cex:dateUtc="2026-06-04T13:29:00Z"/>
  <w16cex:commentExtensible w16cex:durableId="2DCB9A23" w16cex:dateUtc="2026-06-04T13:30:00Z"/>
  <w16cex:commentExtensible w16cex:durableId="2DCBA76C" w16cex:dateUtc="2026-06-04T14:27:00Z"/>
  <w16cex:commentExtensible w16cex:durableId="2DCBA7B6" w16cex:dateUtc="2026-06-04T14:28:00Z"/>
  <w16cex:commentExtensible w16cex:durableId="2DCBA7C7" w16cex:dateUtc="2026-06-04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DF5281" w16cid:durableId="2DCB99AD"/>
  <w16cid:commentId w16cid:paraId="053F12F3" w16cid:durableId="2DCB9A23"/>
  <w16cid:commentId w16cid:paraId="73ED56DA" w16cid:durableId="2DCBA76C"/>
  <w16cid:commentId w16cid:paraId="2505F266" w16cid:durableId="2DCBA7B6"/>
  <w16cid:commentId w16cid:paraId="4FCD9D22" w16cid:durableId="2DCBA7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BAA65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7E1682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i.Johnson">
    <w15:presenceInfo w15:providerId="AD" w15:userId="S-1-5-21-1625102663-4013227018-1311561448-64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956"/>
    <w:rsid w:val="0006063C"/>
    <w:rsid w:val="000D7543"/>
    <w:rsid w:val="0011431E"/>
    <w:rsid w:val="00125109"/>
    <w:rsid w:val="0015074B"/>
    <w:rsid w:val="001816D2"/>
    <w:rsid w:val="001B1690"/>
    <w:rsid w:val="001E173E"/>
    <w:rsid w:val="00241C87"/>
    <w:rsid w:val="0029639D"/>
    <w:rsid w:val="002B0D8C"/>
    <w:rsid w:val="002C7C20"/>
    <w:rsid w:val="0032197A"/>
    <w:rsid w:val="00326F90"/>
    <w:rsid w:val="003B37C2"/>
    <w:rsid w:val="003C2DFA"/>
    <w:rsid w:val="003C41AE"/>
    <w:rsid w:val="003E153F"/>
    <w:rsid w:val="003E7189"/>
    <w:rsid w:val="00424BA5"/>
    <w:rsid w:val="004457EC"/>
    <w:rsid w:val="00461C15"/>
    <w:rsid w:val="00470F49"/>
    <w:rsid w:val="00480D01"/>
    <w:rsid w:val="004E7ED7"/>
    <w:rsid w:val="005105C1"/>
    <w:rsid w:val="00531D2F"/>
    <w:rsid w:val="00544B2C"/>
    <w:rsid w:val="0055041B"/>
    <w:rsid w:val="00566A6C"/>
    <w:rsid w:val="005E66DD"/>
    <w:rsid w:val="00606086"/>
    <w:rsid w:val="00647A3C"/>
    <w:rsid w:val="006E3298"/>
    <w:rsid w:val="00730FD2"/>
    <w:rsid w:val="0076260F"/>
    <w:rsid w:val="00776D99"/>
    <w:rsid w:val="0077798E"/>
    <w:rsid w:val="007B7346"/>
    <w:rsid w:val="00800484"/>
    <w:rsid w:val="00802C54"/>
    <w:rsid w:val="00803858"/>
    <w:rsid w:val="008C4395"/>
    <w:rsid w:val="00992F4B"/>
    <w:rsid w:val="009B44C1"/>
    <w:rsid w:val="009C5FC7"/>
    <w:rsid w:val="00A232EA"/>
    <w:rsid w:val="00A3028C"/>
    <w:rsid w:val="00AA1D8D"/>
    <w:rsid w:val="00AC453E"/>
    <w:rsid w:val="00AF7F58"/>
    <w:rsid w:val="00AF7F93"/>
    <w:rsid w:val="00B0144C"/>
    <w:rsid w:val="00B078BB"/>
    <w:rsid w:val="00B35EC6"/>
    <w:rsid w:val="00B47730"/>
    <w:rsid w:val="00B5144E"/>
    <w:rsid w:val="00BA081B"/>
    <w:rsid w:val="00BB7A17"/>
    <w:rsid w:val="00BC7774"/>
    <w:rsid w:val="00BD2729"/>
    <w:rsid w:val="00C12EB9"/>
    <w:rsid w:val="00C42D15"/>
    <w:rsid w:val="00C545CE"/>
    <w:rsid w:val="00C63AFC"/>
    <w:rsid w:val="00C72F86"/>
    <w:rsid w:val="00C845B8"/>
    <w:rsid w:val="00C930D7"/>
    <w:rsid w:val="00CB0664"/>
    <w:rsid w:val="00CC2B0B"/>
    <w:rsid w:val="00CD697D"/>
    <w:rsid w:val="00CD78DD"/>
    <w:rsid w:val="00CF512B"/>
    <w:rsid w:val="00D01F93"/>
    <w:rsid w:val="00D12DC2"/>
    <w:rsid w:val="00D40D2C"/>
    <w:rsid w:val="00D51081"/>
    <w:rsid w:val="00D66460"/>
    <w:rsid w:val="00E07029"/>
    <w:rsid w:val="00E96166"/>
    <w:rsid w:val="00EB56E0"/>
    <w:rsid w:val="00EB5D58"/>
    <w:rsid w:val="00F40646"/>
    <w:rsid w:val="00F95FB6"/>
    <w:rsid w:val="00FC3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AB37D"/>
  <w14:defaultImageDpi w14:val="300"/>
  <w15:docId w15:val="{E404E217-EDF9-46AB-84A5-0A217DF0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qFormat/>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nhideWhenUsed/>
    <w:qFormat/>
    <w:rsid w:val="00FC693F"/>
    <w:pPr>
      <w:spacing w:after="160"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E153F"/>
    <w:rPr>
      <w:sz w:val="16"/>
      <w:szCs w:val="16"/>
    </w:rPr>
  </w:style>
  <w:style w:type="paragraph" w:styleId="CommentText">
    <w:name w:val="annotation text"/>
    <w:basedOn w:val="Normal"/>
    <w:link w:val="CommentTextChar"/>
    <w:uiPriority w:val="99"/>
    <w:semiHidden/>
    <w:unhideWhenUsed/>
    <w:rsid w:val="003E153F"/>
    <w:pPr>
      <w:spacing w:line="240" w:lineRule="auto"/>
    </w:pPr>
    <w:rPr>
      <w:sz w:val="20"/>
      <w:szCs w:val="20"/>
    </w:rPr>
  </w:style>
  <w:style w:type="character" w:customStyle="1" w:styleId="CommentTextChar">
    <w:name w:val="Comment Text Char"/>
    <w:basedOn w:val="DefaultParagraphFont"/>
    <w:link w:val="CommentText"/>
    <w:uiPriority w:val="99"/>
    <w:semiHidden/>
    <w:rsid w:val="003E153F"/>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E153F"/>
    <w:rPr>
      <w:b/>
      <w:bCs/>
    </w:rPr>
  </w:style>
  <w:style w:type="character" w:customStyle="1" w:styleId="CommentSubjectChar">
    <w:name w:val="Comment Subject Char"/>
    <w:basedOn w:val="CommentTextChar"/>
    <w:link w:val="CommentSubject"/>
    <w:uiPriority w:val="99"/>
    <w:semiHidden/>
    <w:rsid w:val="003E153F"/>
    <w:rPr>
      <w:rFonts w:ascii="Times New Roman" w:eastAsia="Times New Roman" w:hAnsi="Times New Roman"/>
      <w:b/>
      <w:bCs/>
      <w:sz w:val="20"/>
      <w:szCs w:val="20"/>
    </w:rPr>
  </w:style>
  <w:style w:type="character" w:styleId="Hyperlink">
    <w:name w:val="Hyperlink"/>
    <w:basedOn w:val="DefaultParagraphFont"/>
    <w:unhideWhenUsed/>
    <w:rsid w:val="00470F49"/>
    <w:rPr>
      <w:color w:val="0000FF" w:themeColor="hyperlink"/>
      <w:u w:val="single"/>
    </w:rPr>
  </w:style>
  <w:style w:type="character" w:styleId="UnresolvedMention">
    <w:name w:val="Unresolved Mention"/>
    <w:basedOn w:val="DefaultParagraphFont"/>
    <w:uiPriority w:val="99"/>
    <w:semiHidden/>
    <w:unhideWhenUsed/>
    <w:rsid w:val="00470F49"/>
    <w:rPr>
      <w:color w:val="605E5C"/>
      <w:shd w:val="clear" w:color="auto" w:fill="E1DFDD"/>
    </w:rPr>
  </w:style>
  <w:style w:type="character" w:styleId="PlaceholderText">
    <w:name w:val="Placeholder Text"/>
    <w:basedOn w:val="DefaultParagraphFont"/>
    <w:uiPriority w:val="99"/>
    <w:semiHidden/>
    <w:rsid w:val="0032197A"/>
    <w:rPr>
      <w:color w:val="808080"/>
    </w:rPr>
  </w:style>
  <w:style w:type="paragraph" w:customStyle="1" w:styleId="FirstParagraph">
    <w:name w:val="First Paragraph"/>
    <w:basedOn w:val="BodyText"/>
    <w:next w:val="BodyText"/>
    <w:qFormat/>
    <w:rsid w:val="00FC3CBA"/>
    <w:pPr>
      <w:spacing w:before="180" w:after="100" w:line="259" w:lineRule="auto"/>
    </w:pPr>
    <w:rPr>
      <w:rFonts w:ascii="Calibri" w:eastAsiaTheme="minorHAnsi" w:hAnsi="Calibri"/>
      <w:color w:val="232A30"/>
      <w:sz w:val="21"/>
      <w:szCs w:val="24"/>
    </w:rPr>
  </w:style>
  <w:style w:type="paragraph" w:customStyle="1" w:styleId="Compact">
    <w:name w:val="Compact"/>
    <w:basedOn w:val="BodyText"/>
    <w:qFormat/>
    <w:rsid w:val="00FC3CBA"/>
    <w:pPr>
      <w:spacing w:before="36" w:after="60"/>
    </w:pPr>
    <w:rPr>
      <w:rFonts w:ascii="Calibri" w:eastAsiaTheme="minorHAnsi" w:hAnsi="Calibri"/>
      <w:color w:val="232A30"/>
      <w:sz w:val="21"/>
      <w:szCs w:val="24"/>
    </w:rPr>
  </w:style>
  <w:style w:type="paragraph" w:customStyle="1" w:styleId="Author">
    <w:name w:val="Author"/>
    <w:next w:val="BodyText"/>
    <w:qFormat/>
    <w:rsid w:val="00FC3CBA"/>
    <w:pPr>
      <w:keepNext/>
      <w:keepLines/>
      <w:spacing w:line="240" w:lineRule="auto"/>
      <w:jc w:val="center"/>
    </w:pPr>
    <w:rPr>
      <w:rFonts w:eastAsiaTheme="minorHAnsi"/>
      <w:sz w:val="24"/>
      <w:szCs w:val="24"/>
    </w:rPr>
  </w:style>
  <w:style w:type="paragraph" w:styleId="Date">
    <w:name w:val="Date"/>
    <w:next w:val="BodyText"/>
    <w:link w:val="DateChar"/>
    <w:qFormat/>
    <w:rsid w:val="00FC3CBA"/>
    <w:pPr>
      <w:keepNext/>
      <w:keepLines/>
      <w:spacing w:line="240" w:lineRule="auto"/>
      <w:jc w:val="center"/>
    </w:pPr>
    <w:rPr>
      <w:rFonts w:eastAsiaTheme="minorHAnsi"/>
      <w:sz w:val="24"/>
      <w:szCs w:val="24"/>
    </w:rPr>
  </w:style>
  <w:style w:type="character" w:customStyle="1" w:styleId="DateChar">
    <w:name w:val="Date Char"/>
    <w:basedOn w:val="DefaultParagraphFont"/>
    <w:link w:val="Date"/>
    <w:rsid w:val="00FC3CBA"/>
    <w:rPr>
      <w:rFonts w:eastAsiaTheme="minorHAnsi"/>
      <w:sz w:val="24"/>
      <w:szCs w:val="24"/>
    </w:rPr>
  </w:style>
  <w:style w:type="paragraph" w:customStyle="1" w:styleId="AbstractTitle">
    <w:name w:val="Abstract Title"/>
    <w:basedOn w:val="Normal"/>
    <w:next w:val="Abstract"/>
    <w:qFormat/>
    <w:rsid w:val="00FC3CBA"/>
    <w:pPr>
      <w:keepNext/>
      <w:keepLines/>
      <w:spacing w:before="300" w:after="0" w:line="259" w:lineRule="auto"/>
      <w:jc w:val="center"/>
    </w:pPr>
    <w:rPr>
      <w:rFonts w:ascii="Calibri" w:eastAsiaTheme="minorHAnsi" w:hAnsi="Calibri"/>
      <w:b/>
      <w:color w:val="345A8A"/>
      <w:sz w:val="20"/>
      <w:szCs w:val="20"/>
    </w:rPr>
  </w:style>
  <w:style w:type="paragraph" w:customStyle="1" w:styleId="Abstract">
    <w:name w:val="Abstract"/>
    <w:basedOn w:val="Normal"/>
    <w:next w:val="BodyText"/>
    <w:qFormat/>
    <w:rsid w:val="00FC3CBA"/>
    <w:pPr>
      <w:keepNext/>
      <w:keepLines/>
      <w:spacing w:before="100" w:after="300" w:line="259" w:lineRule="auto"/>
    </w:pPr>
    <w:rPr>
      <w:rFonts w:ascii="Calibri" w:eastAsiaTheme="minorHAnsi" w:hAnsi="Calibri"/>
      <w:color w:val="232A30"/>
      <w:sz w:val="20"/>
      <w:szCs w:val="20"/>
    </w:rPr>
  </w:style>
  <w:style w:type="paragraph" w:styleId="Bibliography">
    <w:name w:val="Bibliography"/>
    <w:basedOn w:val="Normal"/>
    <w:qFormat/>
    <w:rsid w:val="00FC3CBA"/>
    <w:pPr>
      <w:spacing w:after="100" w:line="259" w:lineRule="auto"/>
    </w:pPr>
    <w:rPr>
      <w:rFonts w:ascii="Calibri" w:eastAsiaTheme="minorHAnsi" w:hAnsi="Calibri"/>
      <w:color w:val="232A30"/>
      <w:sz w:val="21"/>
      <w:szCs w:val="24"/>
    </w:rPr>
  </w:style>
  <w:style w:type="paragraph" w:styleId="BlockText">
    <w:name w:val="Block Text"/>
    <w:basedOn w:val="BodyText"/>
    <w:next w:val="BodyText"/>
    <w:uiPriority w:val="9"/>
    <w:unhideWhenUsed/>
    <w:qFormat/>
    <w:rsid w:val="00FC3CBA"/>
    <w:pPr>
      <w:spacing w:before="100" w:after="100" w:line="259" w:lineRule="auto"/>
      <w:ind w:left="480" w:right="480"/>
    </w:pPr>
    <w:rPr>
      <w:rFonts w:ascii="Calibri" w:eastAsiaTheme="minorHAnsi" w:hAnsi="Calibri"/>
      <w:color w:val="232A30"/>
      <w:sz w:val="21"/>
      <w:szCs w:val="24"/>
    </w:rPr>
  </w:style>
  <w:style w:type="paragraph" w:styleId="FootnoteText">
    <w:name w:val="footnote text"/>
    <w:basedOn w:val="Normal"/>
    <w:link w:val="FootnoteTextChar"/>
    <w:uiPriority w:val="9"/>
    <w:unhideWhenUsed/>
    <w:qFormat/>
    <w:rsid w:val="00FC3CBA"/>
    <w:pPr>
      <w:spacing w:after="100" w:line="259" w:lineRule="auto"/>
    </w:pPr>
    <w:rPr>
      <w:rFonts w:ascii="Calibri" w:eastAsiaTheme="minorHAnsi" w:hAnsi="Calibri"/>
      <w:color w:val="232A30"/>
      <w:sz w:val="21"/>
      <w:szCs w:val="24"/>
    </w:rPr>
  </w:style>
  <w:style w:type="character" w:customStyle="1" w:styleId="FootnoteTextChar">
    <w:name w:val="Footnote Text Char"/>
    <w:basedOn w:val="DefaultParagraphFont"/>
    <w:link w:val="FootnoteText"/>
    <w:uiPriority w:val="9"/>
    <w:rsid w:val="00FC3CBA"/>
    <w:rPr>
      <w:rFonts w:ascii="Calibri" w:eastAsiaTheme="minorHAnsi" w:hAnsi="Calibri"/>
      <w:color w:val="232A30"/>
      <w:sz w:val="21"/>
      <w:szCs w:val="24"/>
    </w:rPr>
  </w:style>
  <w:style w:type="table" w:customStyle="1" w:styleId="Table">
    <w:name w:val="Table"/>
    <w:semiHidden/>
    <w:unhideWhenUsed/>
    <w:qFormat/>
    <w:rsid w:val="00FC3CBA"/>
    <w:pPr>
      <w:spacing w:line="240" w:lineRule="auto"/>
    </w:pPr>
    <w:rPr>
      <w:rFonts w:ascii="Calibri" w:eastAsiaTheme="minorHAnsi" w:hAnsi="Calibri"/>
      <w:sz w:val="18"/>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C3CBA"/>
    <w:pPr>
      <w:keepNext/>
      <w:keepLines/>
      <w:spacing w:after="0" w:line="259" w:lineRule="auto"/>
    </w:pPr>
    <w:rPr>
      <w:rFonts w:ascii="Calibri" w:eastAsiaTheme="minorHAnsi" w:hAnsi="Calibri"/>
      <w:b/>
      <w:color w:val="232A30"/>
      <w:sz w:val="21"/>
      <w:szCs w:val="24"/>
    </w:rPr>
  </w:style>
  <w:style w:type="paragraph" w:customStyle="1" w:styleId="Definition">
    <w:name w:val="Definition"/>
    <w:basedOn w:val="Normal"/>
    <w:rsid w:val="00FC3CBA"/>
    <w:pPr>
      <w:spacing w:after="100" w:line="259" w:lineRule="auto"/>
    </w:pPr>
    <w:rPr>
      <w:rFonts w:ascii="Calibri" w:eastAsiaTheme="minorHAnsi" w:hAnsi="Calibri"/>
      <w:color w:val="232A30"/>
      <w:sz w:val="21"/>
      <w:szCs w:val="24"/>
    </w:rPr>
  </w:style>
  <w:style w:type="paragraph" w:customStyle="1" w:styleId="TableCaption">
    <w:name w:val="Table Caption"/>
    <w:basedOn w:val="Caption"/>
    <w:rsid w:val="00FC3CBA"/>
    <w:pPr>
      <w:keepNext/>
      <w:spacing w:after="120" w:line="259" w:lineRule="auto"/>
    </w:pPr>
    <w:rPr>
      <w:rFonts w:ascii="Calibri" w:eastAsiaTheme="minorHAnsi" w:hAnsi="Calibri"/>
      <w:b w:val="0"/>
      <w:bCs w:val="0"/>
      <w:color w:val="232A30"/>
      <w:sz w:val="21"/>
      <w:szCs w:val="24"/>
    </w:rPr>
  </w:style>
  <w:style w:type="paragraph" w:customStyle="1" w:styleId="ImageCaption">
    <w:name w:val="Image Caption"/>
    <w:basedOn w:val="Caption"/>
    <w:rsid w:val="00FC3CBA"/>
    <w:pPr>
      <w:spacing w:after="120" w:line="259" w:lineRule="auto"/>
    </w:pPr>
    <w:rPr>
      <w:rFonts w:ascii="Calibri" w:eastAsiaTheme="minorHAnsi" w:hAnsi="Calibri"/>
      <w:b w:val="0"/>
      <w:bCs w:val="0"/>
      <w:color w:val="232A30"/>
      <w:sz w:val="21"/>
      <w:szCs w:val="24"/>
    </w:rPr>
  </w:style>
  <w:style w:type="paragraph" w:customStyle="1" w:styleId="Figure">
    <w:name w:val="Figure"/>
    <w:basedOn w:val="Normal"/>
    <w:rsid w:val="00FC3CBA"/>
    <w:pPr>
      <w:spacing w:after="100" w:line="259" w:lineRule="auto"/>
    </w:pPr>
    <w:rPr>
      <w:rFonts w:ascii="Calibri" w:eastAsiaTheme="minorHAnsi" w:hAnsi="Calibri"/>
      <w:color w:val="232A30"/>
      <w:sz w:val="21"/>
      <w:szCs w:val="24"/>
    </w:rPr>
  </w:style>
  <w:style w:type="paragraph" w:customStyle="1" w:styleId="CaptionedFigure">
    <w:name w:val="Captioned Figure"/>
    <w:basedOn w:val="Figure"/>
    <w:rsid w:val="00FC3CBA"/>
    <w:pPr>
      <w:keepNext/>
    </w:pPr>
  </w:style>
  <w:style w:type="character" w:customStyle="1" w:styleId="CaptionChar">
    <w:name w:val="Caption Char"/>
    <w:basedOn w:val="DefaultParagraphFont"/>
    <w:link w:val="Caption"/>
    <w:rsid w:val="00FC3CBA"/>
    <w:rPr>
      <w:rFonts w:ascii="Times New Roman" w:eastAsia="Times New Roman" w:hAnsi="Times New Roman"/>
      <w:b/>
      <w:bCs/>
      <w:i/>
      <w:color w:val="4F81BD" w:themeColor="accent1"/>
      <w:sz w:val="20"/>
      <w:szCs w:val="18"/>
    </w:rPr>
  </w:style>
  <w:style w:type="character" w:customStyle="1" w:styleId="VerbatimChar">
    <w:name w:val="Verbatim Char"/>
    <w:basedOn w:val="CaptionChar"/>
    <w:link w:val="SourceCode"/>
    <w:rsid w:val="00FC3CBA"/>
    <w:rPr>
      <w:rFonts w:ascii="Consolas" w:eastAsia="Times New Roman" w:hAnsi="Consolas"/>
      <w:b/>
      <w:bCs/>
      <w:i/>
      <w:color w:val="4F81BD" w:themeColor="accent1"/>
      <w:sz w:val="20"/>
      <w:szCs w:val="18"/>
    </w:rPr>
  </w:style>
  <w:style w:type="character" w:customStyle="1" w:styleId="SectionNumber">
    <w:name w:val="Section Number"/>
    <w:basedOn w:val="CaptionChar"/>
    <w:rsid w:val="00FC3CBA"/>
    <w:rPr>
      <w:rFonts w:ascii="Times New Roman" w:eastAsia="Times New Roman" w:hAnsi="Times New Roman"/>
      <w:b/>
      <w:bCs/>
      <w:i/>
      <w:color w:val="4F81BD" w:themeColor="accent1"/>
      <w:sz w:val="20"/>
      <w:szCs w:val="18"/>
    </w:rPr>
  </w:style>
  <w:style w:type="character" w:styleId="FootnoteReference">
    <w:name w:val="footnote reference"/>
    <w:basedOn w:val="CaptionChar"/>
    <w:rsid w:val="00FC3CBA"/>
    <w:rPr>
      <w:rFonts w:ascii="Times New Roman" w:eastAsia="Times New Roman" w:hAnsi="Times New Roman"/>
      <w:b/>
      <w:bCs/>
      <w:i/>
      <w:color w:val="4F81BD" w:themeColor="accent1"/>
      <w:sz w:val="20"/>
      <w:szCs w:val="18"/>
      <w:vertAlign w:val="superscript"/>
    </w:rPr>
  </w:style>
  <w:style w:type="paragraph" w:customStyle="1" w:styleId="SourceCode">
    <w:name w:val="Source Code"/>
    <w:basedOn w:val="Normal"/>
    <w:link w:val="VerbatimChar"/>
    <w:rsid w:val="00FC3CBA"/>
    <w:pPr>
      <w:wordWrap w:val="0"/>
      <w:spacing w:after="100" w:line="259" w:lineRule="auto"/>
    </w:pPr>
    <w:rPr>
      <w:rFonts w:ascii="Consolas" w:hAnsi="Consolas"/>
      <w:b/>
      <w:bCs/>
      <w:i/>
      <w:color w:val="4F81BD" w:themeColor="accent1"/>
      <w:szCs w:val="18"/>
    </w:rPr>
  </w:style>
  <w:style w:type="character" w:customStyle="1" w:styleId="KeywordTok">
    <w:name w:val="KeywordTok"/>
    <w:basedOn w:val="VerbatimChar"/>
    <w:rsid w:val="00FC3CBA"/>
    <w:rPr>
      <w:rFonts w:ascii="Consolas" w:eastAsia="Times New Roman" w:hAnsi="Consolas"/>
      <w:b w:val="0"/>
      <w:bCs/>
      <w:i/>
      <w:color w:val="007020"/>
      <w:sz w:val="20"/>
      <w:szCs w:val="18"/>
    </w:rPr>
  </w:style>
  <w:style w:type="character" w:customStyle="1" w:styleId="DataTypeTok">
    <w:name w:val="DataTypeTok"/>
    <w:basedOn w:val="VerbatimChar"/>
    <w:rsid w:val="00FC3CBA"/>
    <w:rPr>
      <w:rFonts w:ascii="Consolas" w:eastAsia="Times New Roman" w:hAnsi="Consolas"/>
      <w:b/>
      <w:bCs/>
      <w:i/>
      <w:color w:val="902000"/>
      <w:sz w:val="20"/>
      <w:szCs w:val="18"/>
    </w:rPr>
  </w:style>
  <w:style w:type="character" w:customStyle="1" w:styleId="DecValTok">
    <w:name w:val="DecValTok"/>
    <w:basedOn w:val="VerbatimChar"/>
    <w:rsid w:val="00FC3CBA"/>
    <w:rPr>
      <w:rFonts w:ascii="Consolas" w:eastAsia="Times New Roman" w:hAnsi="Consolas"/>
      <w:b/>
      <w:bCs/>
      <w:i/>
      <w:color w:val="40A070"/>
      <w:sz w:val="20"/>
      <w:szCs w:val="18"/>
    </w:rPr>
  </w:style>
  <w:style w:type="character" w:customStyle="1" w:styleId="BaseNTok">
    <w:name w:val="BaseNTok"/>
    <w:basedOn w:val="VerbatimChar"/>
    <w:rsid w:val="00FC3CBA"/>
    <w:rPr>
      <w:rFonts w:ascii="Consolas" w:eastAsia="Times New Roman" w:hAnsi="Consolas"/>
      <w:b/>
      <w:bCs/>
      <w:i/>
      <w:color w:val="40A070"/>
      <w:sz w:val="20"/>
      <w:szCs w:val="18"/>
    </w:rPr>
  </w:style>
  <w:style w:type="character" w:customStyle="1" w:styleId="FloatTok">
    <w:name w:val="FloatTok"/>
    <w:basedOn w:val="VerbatimChar"/>
    <w:rsid w:val="00FC3CBA"/>
    <w:rPr>
      <w:rFonts w:ascii="Consolas" w:eastAsia="Times New Roman" w:hAnsi="Consolas"/>
      <w:b/>
      <w:bCs/>
      <w:i/>
      <w:color w:val="40A070"/>
      <w:sz w:val="20"/>
      <w:szCs w:val="18"/>
    </w:rPr>
  </w:style>
  <w:style w:type="character" w:customStyle="1" w:styleId="ConstantTok">
    <w:name w:val="ConstantTok"/>
    <w:basedOn w:val="VerbatimChar"/>
    <w:rsid w:val="00FC3CBA"/>
    <w:rPr>
      <w:rFonts w:ascii="Consolas" w:eastAsia="Times New Roman" w:hAnsi="Consolas"/>
      <w:b/>
      <w:bCs/>
      <w:i/>
      <w:color w:val="880000"/>
      <w:sz w:val="20"/>
      <w:szCs w:val="18"/>
    </w:rPr>
  </w:style>
  <w:style w:type="character" w:customStyle="1" w:styleId="CharTok">
    <w:name w:val="CharTok"/>
    <w:basedOn w:val="VerbatimChar"/>
    <w:rsid w:val="00FC3CBA"/>
    <w:rPr>
      <w:rFonts w:ascii="Consolas" w:eastAsia="Times New Roman" w:hAnsi="Consolas"/>
      <w:b/>
      <w:bCs/>
      <w:i/>
      <w:color w:val="4070A0"/>
      <w:sz w:val="20"/>
      <w:szCs w:val="18"/>
    </w:rPr>
  </w:style>
  <w:style w:type="character" w:customStyle="1" w:styleId="SpecialCharTok">
    <w:name w:val="SpecialCharTok"/>
    <w:basedOn w:val="VerbatimChar"/>
    <w:rsid w:val="00FC3CBA"/>
    <w:rPr>
      <w:rFonts w:ascii="Consolas" w:eastAsia="Times New Roman" w:hAnsi="Consolas"/>
      <w:b/>
      <w:bCs/>
      <w:i/>
      <w:color w:val="4070A0"/>
      <w:sz w:val="20"/>
      <w:szCs w:val="18"/>
    </w:rPr>
  </w:style>
  <w:style w:type="character" w:customStyle="1" w:styleId="StringTok">
    <w:name w:val="StringTok"/>
    <w:basedOn w:val="VerbatimChar"/>
    <w:rsid w:val="00FC3CBA"/>
    <w:rPr>
      <w:rFonts w:ascii="Consolas" w:eastAsia="Times New Roman" w:hAnsi="Consolas"/>
      <w:b/>
      <w:bCs/>
      <w:i/>
      <w:color w:val="4070A0"/>
      <w:sz w:val="20"/>
      <w:szCs w:val="18"/>
    </w:rPr>
  </w:style>
  <w:style w:type="character" w:customStyle="1" w:styleId="VerbatimStringTok">
    <w:name w:val="VerbatimStringTok"/>
    <w:basedOn w:val="VerbatimChar"/>
    <w:rsid w:val="00FC3CBA"/>
    <w:rPr>
      <w:rFonts w:ascii="Consolas" w:eastAsia="Times New Roman" w:hAnsi="Consolas"/>
      <w:b/>
      <w:bCs/>
      <w:i/>
      <w:color w:val="4070A0"/>
      <w:sz w:val="20"/>
      <w:szCs w:val="18"/>
    </w:rPr>
  </w:style>
  <w:style w:type="character" w:customStyle="1" w:styleId="SpecialStringTok">
    <w:name w:val="SpecialStringTok"/>
    <w:basedOn w:val="VerbatimChar"/>
    <w:rsid w:val="00FC3CBA"/>
    <w:rPr>
      <w:rFonts w:ascii="Consolas" w:eastAsia="Times New Roman" w:hAnsi="Consolas"/>
      <w:b/>
      <w:bCs/>
      <w:i/>
      <w:color w:val="BB6688"/>
      <w:sz w:val="20"/>
      <w:szCs w:val="18"/>
    </w:rPr>
  </w:style>
  <w:style w:type="character" w:customStyle="1" w:styleId="ImportTok">
    <w:name w:val="ImportTok"/>
    <w:basedOn w:val="VerbatimChar"/>
    <w:rsid w:val="00FC3CBA"/>
    <w:rPr>
      <w:rFonts w:ascii="Consolas" w:eastAsia="Times New Roman" w:hAnsi="Consolas"/>
      <w:b w:val="0"/>
      <w:bCs/>
      <w:i/>
      <w:color w:val="008000"/>
      <w:sz w:val="20"/>
      <w:szCs w:val="18"/>
    </w:rPr>
  </w:style>
  <w:style w:type="character" w:customStyle="1" w:styleId="CommentTok">
    <w:name w:val="CommentTok"/>
    <w:basedOn w:val="VerbatimChar"/>
    <w:rsid w:val="00FC3CBA"/>
    <w:rPr>
      <w:rFonts w:ascii="Consolas" w:eastAsia="Times New Roman" w:hAnsi="Consolas"/>
      <w:b/>
      <w:bCs/>
      <w:i w:val="0"/>
      <w:color w:val="60A0B0"/>
      <w:sz w:val="20"/>
      <w:szCs w:val="18"/>
    </w:rPr>
  </w:style>
  <w:style w:type="character" w:customStyle="1" w:styleId="DocumentationTok">
    <w:name w:val="DocumentationTok"/>
    <w:basedOn w:val="VerbatimChar"/>
    <w:rsid w:val="00FC3CBA"/>
    <w:rPr>
      <w:rFonts w:ascii="Consolas" w:eastAsia="Times New Roman" w:hAnsi="Consolas"/>
      <w:b/>
      <w:bCs/>
      <w:i w:val="0"/>
      <w:color w:val="BA2121"/>
      <w:sz w:val="20"/>
      <w:szCs w:val="18"/>
    </w:rPr>
  </w:style>
  <w:style w:type="character" w:customStyle="1" w:styleId="AnnotationTok">
    <w:name w:val="AnnotationTok"/>
    <w:basedOn w:val="VerbatimChar"/>
    <w:rsid w:val="00FC3CBA"/>
    <w:rPr>
      <w:rFonts w:ascii="Consolas" w:eastAsia="Times New Roman" w:hAnsi="Consolas"/>
      <w:b w:val="0"/>
      <w:bCs/>
      <w:i w:val="0"/>
      <w:color w:val="60A0B0"/>
      <w:sz w:val="20"/>
      <w:szCs w:val="18"/>
    </w:rPr>
  </w:style>
  <w:style w:type="character" w:customStyle="1" w:styleId="CommentVarTok">
    <w:name w:val="CommentVarTok"/>
    <w:basedOn w:val="VerbatimChar"/>
    <w:rsid w:val="00FC3CBA"/>
    <w:rPr>
      <w:rFonts w:ascii="Consolas" w:eastAsia="Times New Roman" w:hAnsi="Consolas"/>
      <w:b w:val="0"/>
      <w:bCs/>
      <w:i w:val="0"/>
      <w:color w:val="60A0B0"/>
      <w:sz w:val="20"/>
      <w:szCs w:val="18"/>
    </w:rPr>
  </w:style>
  <w:style w:type="character" w:customStyle="1" w:styleId="OtherTok">
    <w:name w:val="OtherTok"/>
    <w:basedOn w:val="VerbatimChar"/>
    <w:rsid w:val="00FC3CBA"/>
    <w:rPr>
      <w:rFonts w:ascii="Consolas" w:eastAsia="Times New Roman" w:hAnsi="Consolas"/>
      <w:b/>
      <w:bCs/>
      <w:i/>
      <w:color w:val="007020"/>
      <w:sz w:val="20"/>
      <w:szCs w:val="18"/>
    </w:rPr>
  </w:style>
  <w:style w:type="character" w:customStyle="1" w:styleId="FunctionTok">
    <w:name w:val="FunctionTok"/>
    <w:basedOn w:val="VerbatimChar"/>
    <w:rsid w:val="00FC3CBA"/>
    <w:rPr>
      <w:rFonts w:ascii="Consolas" w:eastAsia="Times New Roman" w:hAnsi="Consolas"/>
      <w:b/>
      <w:bCs/>
      <w:i/>
      <w:color w:val="06287E"/>
      <w:sz w:val="20"/>
      <w:szCs w:val="18"/>
    </w:rPr>
  </w:style>
  <w:style w:type="character" w:customStyle="1" w:styleId="VariableTok">
    <w:name w:val="VariableTok"/>
    <w:basedOn w:val="VerbatimChar"/>
    <w:rsid w:val="00FC3CBA"/>
    <w:rPr>
      <w:rFonts w:ascii="Consolas" w:eastAsia="Times New Roman" w:hAnsi="Consolas"/>
      <w:b/>
      <w:bCs/>
      <w:i/>
      <w:color w:val="19177C"/>
      <w:sz w:val="20"/>
      <w:szCs w:val="18"/>
    </w:rPr>
  </w:style>
  <w:style w:type="character" w:customStyle="1" w:styleId="ControlFlowTok">
    <w:name w:val="ControlFlowTok"/>
    <w:basedOn w:val="VerbatimChar"/>
    <w:rsid w:val="00FC3CBA"/>
    <w:rPr>
      <w:rFonts w:ascii="Consolas" w:eastAsia="Times New Roman" w:hAnsi="Consolas"/>
      <w:b w:val="0"/>
      <w:bCs/>
      <w:i/>
      <w:color w:val="007020"/>
      <w:sz w:val="20"/>
      <w:szCs w:val="18"/>
    </w:rPr>
  </w:style>
  <w:style w:type="character" w:customStyle="1" w:styleId="OperatorTok">
    <w:name w:val="OperatorTok"/>
    <w:basedOn w:val="VerbatimChar"/>
    <w:rsid w:val="00FC3CBA"/>
    <w:rPr>
      <w:rFonts w:ascii="Consolas" w:eastAsia="Times New Roman" w:hAnsi="Consolas"/>
      <w:b/>
      <w:bCs/>
      <w:i/>
      <w:color w:val="666666"/>
      <w:sz w:val="20"/>
      <w:szCs w:val="18"/>
    </w:rPr>
  </w:style>
  <w:style w:type="character" w:customStyle="1" w:styleId="BuiltInTok">
    <w:name w:val="BuiltInTok"/>
    <w:basedOn w:val="VerbatimChar"/>
    <w:rsid w:val="00FC3CBA"/>
    <w:rPr>
      <w:rFonts w:ascii="Consolas" w:eastAsia="Times New Roman" w:hAnsi="Consolas"/>
      <w:b/>
      <w:bCs/>
      <w:i/>
      <w:color w:val="008000"/>
      <w:sz w:val="20"/>
      <w:szCs w:val="18"/>
    </w:rPr>
  </w:style>
  <w:style w:type="character" w:customStyle="1" w:styleId="ExtensionTok">
    <w:name w:val="ExtensionTok"/>
    <w:basedOn w:val="VerbatimChar"/>
    <w:rsid w:val="00FC3CBA"/>
    <w:rPr>
      <w:rFonts w:ascii="Consolas" w:eastAsia="Times New Roman" w:hAnsi="Consolas"/>
      <w:b/>
      <w:bCs/>
      <w:i/>
      <w:color w:val="4F81BD" w:themeColor="accent1"/>
      <w:sz w:val="20"/>
      <w:szCs w:val="18"/>
    </w:rPr>
  </w:style>
  <w:style w:type="character" w:customStyle="1" w:styleId="PreprocessorTok">
    <w:name w:val="PreprocessorTok"/>
    <w:basedOn w:val="VerbatimChar"/>
    <w:rsid w:val="00FC3CBA"/>
    <w:rPr>
      <w:rFonts w:ascii="Consolas" w:eastAsia="Times New Roman" w:hAnsi="Consolas"/>
      <w:b/>
      <w:bCs/>
      <w:i/>
      <w:color w:val="BC7A00"/>
      <w:sz w:val="20"/>
      <w:szCs w:val="18"/>
    </w:rPr>
  </w:style>
  <w:style w:type="character" w:customStyle="1" w:styleId="AttributeTok">
    <w:name w:val="AttributeTok"/>
    <w:basedOn w:val="VerbatimChar"/>
    <w:rsid w:val="00FC3CBA"/>
    <w:rPr>
      <w:rFonts w:ascii="Consolas" w:eastAsia="Times New Roman" w:hAnsi="Consolas"/>
      <w:b/>
      <w:bCs/>
      <w:i/>
      <w:color w:val="7D9029"/>
      <w:sz w:val="20"/>
      <w:szCs w:val="18"/>
    </w:rPr>
  </w:style>
  <w:style w:type="character" w:customStyle="1" w:styleId="RegionMarkerTok">
    <w:name w:val="RegionMarkerTok"/>
    <w:basedOn w:val="VerbatimChar"/>
    <w:rsid w:val="00FC3CBA"/>
    <w:rPr>
      <w:rFonts w:ascii="Consolas" w:eastAsia="Times New Roman" w:hAnsi="Consolas"/>
      <w:b/>
      <w:bCs/>
      <w:i/>
      <w:color w:val="4F81BD" w:themeColor="accent1"/>
      <w:sz w:val="20"/>
      <w:szCs w:val="18"/>
    </w:rPr>
  </w:style>
  <w:style w:type="character" w:customStyle="1" w:styleId="InformationTok">
    <w:name w:val="InformationTok"/>
    <w:basedOn w:val="VerbatimChar"/>
    <w:rsid w:val="00FC3CBA"/>
    <w:rPr>
      <w:rFonts w:ascii="Consolas" w:eastAsia="Times New Roman" w:hAnsi="Consolas"/>
      <w:b w:val="0"/>
      <w:bCs/>
      <w:i w:val="0"/>
      <w:color w:val="60A0B0"/>
      <w:sz w:val="20"/>
      <w:szCs w:val="18"/>
    </w:rPr>
  </w:style>
  <w:style w:type="character" w:customStyle="1" w:styleId="WarningTok">
    <w:name w:val="WarningTok"/>
    <w:basedOn w:val="VerbatimChar"/>
    <w:rsid w:val="00FC3CBA"/>
    <w:rPr>
      <w:rFonts w:ascii="Consolas" w:eastAsia="Times New Roman" w:hAnsi="Consolas"/>
      <w:b w:val="0"/>
      <w:bCs/>
      <w:i w:val="0"/>
      <w:color w:val="60A0B0"/>
      <w:sz w:val="20"/>
      <w:szCs w:val="18"/>
    </w:rPr>
  </w:style>
  <w:style w:type="character" w:customStyle="1" w:styleId="AlertTok">
    <w:name w:val="AlertTok"/>
    <w:basedOn w:val="VerbatimChar"/>
    <w:rsid w:val="00FC3CBA"/>
    <w:rPr>
      <w:rFonts w:ascii="Consolas" w:eastAsia="Times New Roman" w:hAnsi="Consolas"/>
      <w:b w:val="0"/>
      <w:bCs/>
      <w:i/>
      <w:color w:val="FF0000"/>
      <w:sz w:val="20"/>
      <w:szCs w:val="18"/>
    </w:rPr>
  </w:style>
  <w:style w:type="character" w:customStyle="1" w:styleId="ErrorTok">
    <w:name w:val="ErrorTok"/>
    <w:basedOn w:val="VerbatimChar"/>
    <w:rsid w:val="00FC3CBA"/>
    <w:rPr>
      <w:rFonts w:ascii="Consolas" w:eastAsia="Times New Roman" w:hAnsi="Consolas"/>
      <w:b w:val="0"/>
      <w:bCs/>
      <w:i/>
      <w:color w:val="FF0000"/>
      <w:sz w:val="20"/>
      <w:szCs w:val="18"/>
    </w:rPr>
  </w:style>
  <w:style w:type="character" w:customStyle="1" w:styleId="NormalTok">
    <w:name w:val="NormalTok"/>
    <w:basedOn w:val="VerbatimChar"/>
    <w:rsid w:val="00FC3CBA"/>
    <w:rPr>
      <w:rFonts w:ascii="Consolas" w:eastAsia="Times New Roman" w:hAnsi="Consolas"/>
      <w:b/>
      <w:bCs/>
      <w:i/>
      <w:color w:val="4F81BD" w:themeColor="accen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16/j.fishres.2016.06.005" TargetMode="Externa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16/j.fishres.2021.106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25</Pages>
  <Words>8783</Words>
  <Characters>50069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Brodziak</cp:lastModifiedBy>
  <cp:revision>21</cp:revision>
  <dcterms:created xsi:type="dcterms:W3CDTF">2026-08-26T08:05:00Z</dcterms:created>
  <dcterms:modified xsi:type="dcterms:W3CDTF">2026-08-26T17:36:00Z</dcterms:modified>
  <cp:category/>
</cp:coreProperties>
</file>